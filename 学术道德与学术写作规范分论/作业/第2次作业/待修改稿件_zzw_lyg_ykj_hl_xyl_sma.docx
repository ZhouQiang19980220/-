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61D1B" w14:textId="77777777" w:rsidR="00C64CD2" w:rsidRDefault="00C64CD2" w:rsidP="00C64CD2">
      <w:pPr>
        <w:ind w:left="180"/>
        <w:jc w:val="center"/>
        <w:rPr>
          <w:rFonts w:eastAsia="方正黑体简体"/>
          <w:b/>
          <w:bCs/>
          <w:snapToGrid w:val="0"/>
          <w:kern w:val="44"/>
          <w:sz w:val="40"/>
          <w:szCs w:val="28"/>
        </w:rPr>
      </w:pPr>
      <w:bookmarkStart w:id="0" w:name="_Hlk70528511"/>
      <w:r>
        <w:rPr>
          <w:rFonts w:eastAsia="方正黑体简体" w:hint="eastAsia"/>
          <w:b/>
          <w:bCs/>
          <w:snapToGrid w:val="0"/>
          <w:kern w:val="44"/>
          <w:sz w:val="40"/>
          <w:szCs w:val="28"/>
        </w:rPr>
        <w:t>基于</w:t>
      </w:r>
      <w:r>
        <w:rPr>
          <w:rFonts w:eastAsia="方正黑体简体" w:hint="eastAsia"/>
          <w:b/>
          <w:bCs/>
          <w:snapToGrid w:val="0"/>
          <w:kern w:val="44"/>
          <w:sz w:val="40"/>
          <w:szCs w:val="28"/>
        </w:rPr>
        <w:t>LandSat-8 OLI</w:t>
      </w:r>
      <w:r>
        <w:rPr>
          <w:rFonts w:eastAsia="方正黑体简体" w:hint="eastAsia"/>
          <w:b/>
          <w:bCs/>
          <w:snapToGrid w:val="0"/>
          <w:kern w:val="44"/>
          <w:sz w:val="40"/>
          <w:szCs w:val="28"/>
        </w:rPr>
        <w:t>数据的水深反演</w:t>
      </w:r>
    </w:p>
    <w:p w14:paraId="5A2758C4" w14:textId="77777777" w:rsidR="00C64CD2" w:rsidRDefault="00C64CD2" w:rsidP="00C64CD2">
      <w:pPr>
        <w:ind w:left="180"/>
        <w:jc w:val="center"/>
        <w:rPr>
          <w:rFonts w:eastAsia="方正黑体简体"/>
          <w:b/>
          <w:bCs/>
          <w:snapToGrid w:val="0"/>
          <w:kern w:val="44"/>
          <w:sz w:val="40"/>
          <w:szCs w:val="28"/>
        </w:rPr>
      </w:pPr>
      <w:r>
        <w:rPr>
          <w:rFonts w:eastAsia="方正黑体简体" w:hint="eastAsia"/>
          <w:b/>
          <w:bCs/>
          <w:snapToGrid w:val="0"/>
          <w:kern w:val="44"/>
          <w:sz w:val="40"/>
          <w:szCs w:val="28"/>
        </w:rPr>
        <w:t>-</w:t>
      </w:r>
      <w:r>
        <w:rPr>
          <w:rFonts w:eastAsia="方正黑体简体" w:hint="eastAsia"/>
          <w:b/>
          <w:bCs/>
          <w:snapToGrid w:val="0"/>
          <w:kern w:val="44"/>
          <w:sz w:val="40"/>
          <w:szCs w:val="28"/>
        </w:rPr>
        <w:t>以海南牛路岭水库为例</w:t>
      </w:r>
    </w:p>
    <w:p w14:paraId="32854DBE" w14:textId="77777777" w:rsidR="00C64CD2" w:rsidRDefault="00C64CD2" w:rsidP="00C64CD2">
      <w:pPr>
        <w:pStyle w:val="1"/>
        <w:spacing w:after="360" w:line="480" w:lineRule="auto"/>
        <w:rPr>
          <w:rFonts w:ascii="宋体" w:eastAsia="宋体" w:hAnsi="宋体"/>
          <w:kern w:val="0"/>
          <w:sz w:val="17"/>
          <w:szCs w:val="18"/>
        </w:rPr>
      </w:pPr>
    </w:p>
    <w:p w14:paraId="3F043323" w14:textId="77777777" w:rsidR="00C64CD2" w:rsidRPr="00C64CD2" w:rsidRDefault="00C64CD2" w:rsidP="00C64CD2">
      <w:pPr>
        <w:pStyle w:val="1"/>
        <w:spacing w:after="360" w:line="480" w:lineRule="auto"/>
        <w:rPr>
          <w:rFonts w:ascii="仿宋" w:eastAsia="仿宋" w:hAnsi="仿宋"/>
          <w:kern w:val="0"/>
          <w:sz w:val="30"/>
          <w:szCs w:val="30"/>
          <w:vertAlign w:val="superscript"/>
        </w:rPr>
      </w:pPr>
      <w:r w:rsidRPr="00C64CD2">
        <w:rPr>
          <w:rFonts w:ascii="仿宋" w:eastAsia="仿宋" w:hAnsi="仿宋" w:hint="eastAsia"/>
          <w:kern w:val="0"/>
          <w:sz w:val="30"/>
          <w:szCs w:val="30"/>
        </w:rPr>
        <w:t>张三</w:t>
      </w:r>
      <w:r w:rsidRPr="00C64CD2">
        <w:rPr>
          <w:rFonts w:ascii="仿宋" w:eastAsia="仿宋" w:hAnsi="仿宋" w:hint="eastAsia"/>
          <w:kern w:val="0"/>
          <w:sz w:val="30"/>
          <w:szCs w:val="30"/>
          <w:vertAlign w:val="superscript"/>
        </w:rPr>
        <w:t>1</w:t>
      </w:r>
      <w:r w:rsidRPr="00C64CD2">
        <w:rPr>
          <w:rFonts w:ascii="仿宋" w:eastAsia="仿宋" w:hAnsi="仿宋" w:hint="eastAsia"/>
          <w:kern w:val="0"/>
          <w:sz w:val="30"/>
          <w:szCs w:val="30"/>
        </w:rPr>
        <w:t>,钱学森</w:t>
      </w:r>
      <w:r w:rsidRPr="00C64CD2">
        <w:rPr>
          <w:rFonts w:ascii="仿宋" w:eastAsia="仿宋" w:hAnsi="仿宋" w:hint="eastAsia"/>
          <w:kern w:val="0"/>
          <w:sz w:val="30"/>
          <w:szCs w:val="30"/>
          <w:vertAlign w:val="superscript"/>
        </w:rPr>
        <w:t>1</w:t>
      </w:r>
      <w:r w:rsidRPr="00C64CD2">
        <w:rPr>
          <w:rFonts w:ascii="仿宋" w:eastAsia="仿宋" w:hAnsi="仿宋" w:hint="eastAsia"/>
          <w:kern w:val="0"/>
          <w:sz w:val="30"/>
          <w:szCs w:val="30"/>
        </w:rPr>
        <w:t>，李四光</w:t>
      </w:r>
      <w:r w:rsidRPr="00C64CD2">
        <w:rPr>
          <w:rFonts w:ascii="仿宋" w:eastAsia="仿宋" w:hAnsi="仿宋" w:hint="eastAsia"/>
          <w:kern w:val="0"/>
          <w:sz w:val="30"/>
          <w:szCs w:val="30"/>
          <w:vertAlign w:val="superscript"/>
        </w:rPr>
        <w:t>1</w:t>
      </w:r>
      <w:r w:rsidRPr="00C64CD2">
        <w:rPr>
          <w:rFonts w:ascii="仿宋" w:eastAsia="仿宋" w:hAnsi="仿宋" w:hint="eastAsia"/>
          <w:kern w:val="0"/>
          <w:sz w:val="30"/>
          <w:szCs w:val="30"/>
        </w:rPr>
        <w:t>，李小文</w:t>
      </w:r>
      <w:r w:rsidRPr="00C64CD2">
        <w:rPr>
          <w:rFonts w:ascii="仿宋" w:eastAsia="仿宋" w:hAnsi="仿宋" w:hint="eastAsia"/>
          <w:kern w:val="0"/>
          <w:sz w:val="30"/>
          <w:szCs w:val="30"/>
          <w:vertAlign w:val="superscript"/>
        </w:rPr>
        <w:t>1</w:t>
      </w:r>
    </w:p>
    <w:p w14:paraId="1F2A99A3" w14:textId="77777777" w:rsidR="00C64CD2" w:rsidRPr="00C64CD2" w:rsidRDefault="00C64CD2" w:rsidP="00C64CD2">
      <w:pPr>
        <w:pStyle w:val="1"/>
        <w:spacing w:after="360" w:line="480" w:lineRule="auto"/>
        <w:rPr>
          <w:rFonts w:ascii="宋体" w:eastAsia="宋体" w:hAnsi="宋体"/>
          <w:kern w:val="0"/>
          <w:sz w:val="17"/>
          <w:szCs w:val="17"/>
          <w:rPrChange w:id="1" w:author="徐 裕隆" w:date="2021-09-13T23:31:00Z">
            <w:rPr>
              <w:rFonts w:ascii="宋体" w:eastAsia="宋体" w:hAnsi="宋体"/>
              <w:kern w:val="0"/>
              <w:sz w:val="15"/>
              <w:szCs w:val="15"/>
            </w:rPr>
          </w:rPrChange>
        </w:rPr>
      </w:pPr>
      <w:r w:rsidRPr="00C64CD2">
        <w:rPr>
          <w:rFonts w:ascii="宋体" w:eastAsia="宋体" w:hAnsi="宋体"/>
          <w:kern w:val="0"/>
          <w:sz w:val="17"/>
          <w:szCs w:val="17"/>
          <w:rPrChange w:id="2" w:author="徐 裕隆" w:date="2021-09-13T23:31:00Z">
            <w:rPr>
              <w:rFonts w:ascii="宋体" w:eastAsia="宋体" w:hAnsi="宋体"/>
              <w:kern w:val="0"/>
              <w:sz w:val="15"/>
              <w:szCs w:val="15"/>
            </w:rPr>
          </w:rPrChange>
        </w:rPr>
        <w:t>1.</w:t>
      </w:r>
      <w:r w:rsidRPr="00C64CD2">
        <w:rPr>
          <w:rFonts w:ascii="宋体" w:eastAsia="宋体" w:hAnsi="宋体" w:hint="eastAsia"/>
          <w:kern w:val="0"/>
          <w:sz w:val="17"/>
          <w:szCs w:val="17"/>
          <w:rPrChange w:id="3" w:author="徐 裕隆" w:date="2021-09-13T23:31:00Z">
            <w:rPr>
              <w:rFonts w:ascii="宋体" w:eastAsia="宋体" w:hAnsi="宋体" w:hint="eastAsia"/>
              <w:kern w:val="0"/>
              <w:sz w:val="15"/>
              <w:szCs w:val="15"/>
            </w:rPr>
          </w:rPrChange>
        </w:rPr>
        <w:t>西北大学</w:t>
      </w:r>
      <w:r w:rsidRPr="00C64CD2">
        <w:rPr>
          <w:rFonts w:ascii="宋体" w:eastAsia="宋体" w:hAnsi="宋体"/>
          <w:kern w:val="0"/>
          <w:sz w:val="17"/>
          <w:szCs w:val="17"/>
          <w:rPrChange w:id="4" w:author="徐 裕隆" w:date="2021-09-13T23:31:00Z">
            <w:rPr>
              <w:rFonts w:ascii="宋体" w:eastAsia="宋体" w:hAnsi="宋体"/>
              <w:kern w:val="0"/>
              <w:sz w:val="15"/>
              <w:szCs w:val="15"/>
            </w:rPr>
          </w:rPrChange>
        </w:rPr>
        <w:t xml:space="preserve"> </w:t>
      </w:r>
      <w:r w:rsidRPr="00C64CD2">
        <w:rPr>
          <w:rFonts w:ascii="宋体" w:eastAsia="宋体" w:hAnsi="宋体" w:hint="eastAsia"/>
          <w:kern w:val="0"/>
          <w:sz w:val="17"/>
          <w:szCs w:val="17"/>
          <w:rPrChange w:id="5" w:author="徐 裕隆" w:date="2021-09-13T23:31:00Z">
            <w:rPr>
              <w:rFonts w:ascii="宋体" w:eastAsia="宋体" w:hAnsi="宋体" w:hint="eastAsia"/>
              <w:kern w:val="0"/>
              <w:sz w:val="15"/>
              <w:szCs w:val="15"/>
            </w:rPr>
          </w:rPrChange>
        </w:rPr>
        <w:t>城市与环境学院</w:t>
      </w:r>
      <w:r w:rsidRPr="00C64CD2">
        <w:rPr>
          <w:rFonts w:ascii="宋体" w:eastAsia="宋体" w:hAnsi="宋体"/>
          <w:bCs/>
          <w:sz w:val="17"/>
          <w:szCs w:val="17"/>
          <w:rPrChange w:id="6" w:author="徐 裕隆" w:date="2021-09-13T23:31:00Z">
            <w:rPr>
              <w:rFonts w:ascii="宋体" w:eastAsia="宋体" w:hAnsi="宋体"/>
              <w:bCs/>
              <w:sz w:val="15"/>
              <w:szCs w:val="15"/>
            </w:rPr>
          </w:rPrChange>
        </w:rPr>
        <w:t xml:space="preserve">, </w:t>
      </w:r>
      <w:r w:rsidRPr="00C64CD2">
        <w:rPr>
          <w:rFonts w:ascii="宋体" w:eastAsia="宋体" w:hAnsi="宋体" w:hint="eastAsia"/>
          <w:kern w:val="0"/>
          <w:sz w:val="17"/>
          <w:szCs w:val="17"/>
          <w:rPrChange w:id="7" w:author="徐 裕隆" w:date="2021-09-13T23:31:00Z">
            <w:rPr>
              <w:rFonts w:ascii="宋体" w:eastAsia="宋体" w:hAnsi="宋体" w:hint="eastAsia"/>
              <w:kern w:val="0"/>
              <w:sz w:val="15"/>
              <w:szCs w:val="15"/>
            </w:rPr>
          </w:rPrChange>
        </w:rPr>
        <w:t>西安</w:t>
      </w:r>
      <w:r w:rsidRPr="00C64CD2">
        <w:rPr>
          <w:rFonts w:ascii="宋体" w:eastAsia="宋体" w:hAnsi="宋体"/>
          <w:kern w:val="0"/>
          <w:sz w:val="17"/>
          <w:szCs w:val="17"/>
          <w:rPrChange w:id="8" w:author="徐 裕隆" w:date="2021-09-13T23:31:00Z">
            <w:rPr>
              <w:rFonts w:ascii="宋体" w:eastAsia="宋体" w:hAnsi="宋体"/>
              <w:kern w:val="0"/>
              <w:sz w:val="15"/>
              <w:szCs w:val="15"/>
            </w:rPr>
          </w:rPrChange>
        </w:rPr>
        <w:t xml:space="preserve"> 710127</w:t>
      </w:r>
    </w:p>
    <w:p w14:paraId="4054C67A" w14:textId="77777777" w:rsidR="00C64CD2" w:rsidRPr="00C64CD2" w:rsidRDefault="00C64CD2" w:rsidP="00C64CD2">
      <w:pPr>
        <w:pStyle w:val="2"/>
        <w:spacing w:after="0" w:line="480" w:lineRule="auto"/>
        <w:rPr>
          <w:rFonts w:ascii="宋体" w:eastAsia="宋体" w:hAnsi="宋体"/>
          <w:kern w:val="0"/>
          <w:sz w:val="17"/>
          <w:szCs w:val="17"/>
          <w:rPrChange w:id="9" w:author="徐 裕隆" w:date="2021-09-13T23:33:00Z">
            <w:rPr>
              <w:rFonts w:ascii="宋体" w:eastAsia="宋体" w:hAnsi="宋体"/>
              <w:kern w:val="0"/>
              <w:sz w:val="18"/>
              <w:szCs w:val="18"/>
            </w:rPr>
          </w:rPrChange>
        </w:rPr>
      </w:pPr>
      <w:r w:rsidRPr="00C64CD2">
        <w:rPr>
          <w:rFonts w:ascii="黑体" w:eastAsia="黑体" w:hAnsi="黑体" w:hint="eastAsia"/>
          <w:b/>
          <w:bCs/>
          <w:kern w:val="0"/>
          <w:sz w:val="18"/>
          <w:szCs w:val="18"/>
          <w:rPrChange w:id="10" w:author="徐 裕隆" w:date="2021-09-13T23:33:00Z">
            <w:rPr>
              <w:rFonts w:ascii="宋体" w:eastAsia="宋体" w:hAnsi="宋体" w:hint="eastAsia"/>
              <w:b/>
              <w:bCs/>
              <w:kern w:val="0"/>
              <w:sz w:val="18"/>
              <w:szCs w:val="18"/>
            </w:rPr>
          </w:rPrChange>
        </w:rPr>
        <w:t>摘</w:t>
      </w:r>
      <w:r w:rsidRPr="00C64CD2">
        <w:rPr>
          <w:rFonts w:ascii="黑体" w:eastAsia="黑体" w:hAnsi="黑体"/>
          <w:b/>
          <w:bCs/>
          <w:kern w:val="0"/>
          <w:sz w:val="18"/>
          <w:szCs w:val="18"/>
          <w:rPrChange w:id="11" w:author="徐 裕隆" w:date="2021-09-13T23:33:00Z">
            <w:rPr>
              <w:rFonts w:ascii="宋体" w:eastAsia="宋体" w:hAnsi="宋体"/>
              <w:b/>
              <w:bCs/>
              <w:kern w:val="0"/>
              <w:sz w:val="18"/>
              <w:szCs w:val="18"/>
            </w:rPr>
          </w:rPrChange>
        </w:rPr>
        <w:t xml:space="preserve">  </w:t>
      </w:r>
      <w:r w:rsidRPr="00C64CD2">
        <w:rPr>
          <w:rFonts w:ascii="黑体" w:eastAsia="黑体" w:hAnsi="黑体" w:hint="eastAsia"/>
          <w:b/>
          <w:bCs/>
          <w:kern w:val="0"/>
          <w:sz w:val="18"/>
          <w:szCs w:val="18"/>
          <w:rPrChange w:id="12" w:author="徐 裕隆" w:date="2021-09-13T23:33:00Z">
            <w:rPr>
              <w:rFonts w:ascii="宋体" w:eastAsia="宋体" w:hAnsi="宋体" w:hint="eastAsia"/>
              <w:b/>
              <w:bCs/>
              <w:kern w:val="0"/>
              <w:sz w:val="18"/>
              <w:szCs w:val="18"/>
            </w:rPr>
          </w:rPrChange>
        </w:rPr>
        <w:t>要</w:t>
      </w:r>
      <w:r>
        <w:rPr>
          <w:rFonts w:ascii="宋体" w:eastAsia="宋体" w:hAnsi="宋体" w:hint="eastAsia"/>
          <w:b/>
          <w:kern w:val="0"/>
          <w:sz w:val="18"/>
          <w:szCs w:val="18"/>
        </w:rPr>
        <w:t xml:space="preserve">: </w:t>
      </w:r>
      <w:r>
        <w:rPr>
          <w:rFonts w:ascii="宋体" w:eastAsia="宋体" w:hAnsi="宋体"/>
          <w:b/>
          <w:kern w:val="0"/>
          <w:sz w:val="18"/>
          <w:szCs w:val="18"/>
        </w:rPr>
        <w:t xml:space="preserve"> </w:t>
      </w:r>
      <w:ins w:id="13" w:author="赵志文" w:date="2021-09-12T18:04:00Z">
        <w:r w:rsidRPr="00C64CD2">
          <w:rPr>
            <w:rFonts w:ascii="宋体" w:eastAsia="宋体" w:hAnsi="宋体" w:hint="eastAsia"/>
            <w:color w:val="000000"/>
            <w:kern w:val="0"/>
            <w:sz w:val="17"/>
            <w:szCs w:val="17"/>
            <w:rPrChange w:id="14" w:author="徐 裕隆" w:date="2021-09-13T23:33:00Z">
              <w:rPr>
                <w:rFonts w:ascii="宋体" w:eastAsia="宋体" w:hAnsi="宋体" w:hint="eastAsia"/>
                <w:color w:val="000000"/>
                <w:kern w:val="0"/>
                <w:sz w:val="18"/>
                <w:szCs w:val="18"/>
              </w:rPr>
            </w:rPrChange>
          </w:rPr>
          <w:t>近年来，涝灾造成了很大的损失，水资源评估变成当务之急，而水深探测是水资源评估的重要一步。对于水深探测，如何提高水深反演模型的精度</w:t>
        </w:r>
        <w:del w:id="15" w:author="焱高" w:date="2021-09-12T23:54:00Z">
          <w:r w:rsidRPr="00C64CD2">
            <w:rPr>
              <w:rFonts w:ascii="宋体" w:eastAsia="宋体" w:hAnsi="宋体"/>
              <w:color w:val="000000"/>
              <w:kern w:val="0"/>
              <w:sz w:val="17"/>
              <w:szCs w:val="17"/>
              <w:rPrChange w:id="16" w:author="徐 裕隆" w:date="2021-09-13T23:33:00Z">
                <w:rPr>
                  <w:rFonts w:ascii="宋体" w:eastAsia="宋体" w:hAnsi="宋体"/>
                  <w:color w:val="000000"/>
                  <w:kern w:val="0"/>
                  <w:sz w:val="18"/>
                  <w:szCs w:val="18"/>
                </w:rPr>
              </w:rPrChange>
            </w:rPr>
            <w:delText>，</w:delText>
          </w:r>
        </w:del>
      </w:ins>
      <w:ins w:id="17" w:author="焱高" w:date="2021-09-12T23:54:00Z">
        <w:r w:rsidRPr="00C64CD2">
          <w:rPr>
            <w:rFonts w:ascii="宋体" w:eastAsia="宋体" w:hAnsi="宋体" w:hint="eastAsia"/>
            <w:color w:val="000000"/>
            <w:kern w:val="0"/>
            <w:sz w:val="17"/>
            <w:szCs w:val="17"/>
            <w:rPrChange w:id="18" w:author="徐 裕隆" w:date="2021-09-13T23:33:00Z">
              <w:rPr>
                <w:rFonts w:ascii="宋体" w:eastAsia="宋体" w:hAnsi="宋体" w:hint="eastAsia"/>
                <w:color w:val="000000"/>
                <w:kern w:val="0"/>
                <w:sz w:val="18"/>
                <w:szCs w:val="18"/>
              </w:rPr>
            </w:rPrChange>
          </w:rPr>
          <w:t>并</w:t>
        </w:r>
      </w:ins>
      <w:ins w:id="19" w:author="赵志文" w:date="2021-09-12T18:04:00Z">
        <w:r w:rsidRPr="00C64CD2">
          <w:rPr>
            <w:rFonts w:ascii="宋体" w:eastAsia="宋体" w:hAnsi="宋体" w:hint="eastAsia"/>
            <w:color w:val="000000"/>
            <w:kern w:val="0"/>
            <w:sz w:val="17"/>
            <w:szCs w:val="17"/>
            <w:rPrChange w:id="20" w:author="徐 裕隆" w:date="2021-09-13T23:33:00Z">
              <w:rPr>
                <w:rFonts w:ascii="宋体" w:eastAsia="宋体" w:hAnsi="宋体" w:hint="eastAsia"/>
                <w:color w:val="000000"/>
                <w:kern w:val="0"/>
                <w:sz w:val="18"/>
                <w:szCs w:val="18"/>
              </w:rPr>
            </w:rPrChange>
          </w:rPr>
          <w:t>改进模型算法</w:t>
        </w:r>
        <w:del w:id="21" w:author="焱高" w:date="2021-09-12T23:54:00Z">
          <w:r w:rsidRPr="00C64CD2">
            <w:rPr>
              <w:rFonts w:ascii="宋体" w:eastAsia="宋体" w:hAnsi="宋体" w:hint="eastAsia"/>
              <w:color w:val="000000"/>
              <w:kern w:val="0"/>
              <w:sz w:val="17"/>
              <w:szCs w:val="17"/>
              <w:rPrChange w:id="22" w:author="徐 裕隆" w:date="2021-09-13T23:33:00Z">
                <w:rPr>
                  <w:rFonts w:ascii="宋体" w:eastAsia="宋体" w:hAnsi="宋体" w:hint="eastAsia"/>
                  <w:color w:val="000000"/>
                  <w:kern w:val="0"/>
                  <w:sz w:val="18"/>
                  <w:szCs w:val="18"/>
                </w:rPr>
              </w:rPrChange>
            </w:rPr>
            <w:delText>和减小误差</w:delText>
          </w:r>
        </w:del>
        <w:r w:rsidRPr="00C64CD2">
          <w:rPr>
            <w:rFonts w:ascii="宋体" w:eastAsia="宋体" w:hAnsi="宋体" w:hint="eastAsia"/>
            <w:color w:val="000000"/>
            <w:kern w:val="0"/>
            <w:sz w:val="17"/>
            <w:szCs w:val="17"/>
            <w:rPrChange w:id="23" w:author="徐 裕隆" w:date="2021-09-13T23:33:00Z">
              <w:rPr>
                <w:rFonts w:ascii="宋体" w:eastAsia="宋体" w:hAnsi="宋体" w:hint="eastAsia"/>
                <w:color w:val="000000"/>
                <w:kern w:val="0"/>
                <w:sz w:val="18"/>
                <w:szCs w:val="18"/>
              </w:rPr>
            </w:rPrChange>
          </w:rPr>
          <w:t>成为重要</w:t>
        </w:r>
        <w:commentRangeStart w:id="24"/>
        <w:r w:rsidRPr="00C64CD2">
          <w:rPr>
            <w:rFonts w:ascii="宋体" w:eastAsia="宋体" w:hAnsi="宋体" w:hint="eastAsia"/>
            <w:color w:val="000000"/>
            <w:kern w:val="0"/>
            <w:sz w:val="17"/>
            <w:szCs w:val="17"/>
            <w:rPrChange w:id="25" w:author="徐 裕隆" w:date="2021-09-13T23:33:00Z">
              <w:rPr>
                <w:rFonts w:ascii="宋体" w:eastAsia="宋体" w:hAnsi="宋体" w:hint="eastAsia"/>
                <w:color w:val="000000"/>
                <w:kern w:val="0"/>
                <w:sz w:val="18"/>
                <w:szCs w:val="18"/>
              </w:rPr>
            </w:rPrChange>
          </w:rPr>
          <w:t>内容</w:t>
        </w:r>
      </w:ins>
      <w:commentRangeEnd w:id="24"/>
      <w:ins w:id="26" w:author="赵志文" w:date="2021-09-12T18:05:00Z">
        <w:r w:rsidRPr="00C64CD2">
          <w:rPr>
            <w:rStyle w:val="ad"/>
            <w:rFonts w:ascii="宋体" w:eastAsia="宋体" w:hAnsi="宋体"/>
            <w:spacing w:val="0"/>
            <w:sz w:val="17"/>
            <w:szCs w:val="17"/>
            <w:rPrChange w:id="27" w:author="徐 裕隆" w:date="2021-09-13T23:33:00Z">
              <w:rPr>
                <w:rStyle w:val="ad"/>
                <w:rFonts w:eastAsia="宋体"/>
                <w:spacing w:val="0"/>
              </w:rPr>
            </w:rPrChange>
          </w:rPr>
          <w:commentReference w:id="24"/>
        </w:r>
      </w:ins>
      <w:ins w:id="28" w:author="赵志文" w:date="2021-09-12T18:04:00Z">
        <w:r w:rsidRPr="00C64CD2">
          <w:rPr>
            <w:rFonts w:ascii="宋体" w:eastAsia="宋体" w:hAnsi="宋体" w:hint="eastAsia"/>
            <w:color w:val="000000"/>
            <w:kern w:val="0"/>
            <w:sz w:val="17"/>
            <w:szCs w:val="17"/>
            <w:rPrChange w:id="29" w:author="徐 裕隆" w:date="2021-09-13T23:33:00Z">
              <w:rPr>
                <w:rFonts w:ascii="宋体" w:eastAsia="宋体" w:hAnsi="宋体" w:hint="eastAsia"/>
                <w:color w:val="000000"/>
                <w:kern w:val="0"/>
                <w:sz w:val="18"/>
                <w:szCs w:val="18"/>
              </w:rPr>
            </w:rPrChange>
          </w:rPr>
          <w:t>。</w:t>
        </w:r>
        <w:r w:rsidRPr="00C64CD2">
          <w:rPr>
            <w:rFonts w:ascii="宋体" w:eastAsia="宋体" w:hAnsi="宋体"/>
            <w:color w:val="000000"/>
            <w:kern w:val="0"/>
            <w:sz w:val="17"/>
            <w:szCs w:val="17"/>
            <w:rPrChange w:id="30" w:author="徐 裕隆" w:date="2021-09-13T23:33:00Z">
              <w:rPr>
                <w:rFonts w:ascii="宋体" w:eastAsia="宋体" w:hAnsi="宋体"/>
                <w:color w:val="000000"/>
                <w:kern w:val="0"/>
                <w:sz w:val="18"/>
                <w:szCs w:val="18"/>
              </w:rPr>
            </w:rPrChange>
          </w:rPr>
          <w:t>本研究</w:t>
        </w:r>
      </w:ins>
      <w:ins w:id="31" w:author="焱高" w:date="2021-09-12T22:32:00Z">
        <w:r w:rsidRPr="00C64CD2">
          <w:rPr>
            <w:rFonts w:ascii="宋体" w:eastAsia="宋体" w:hAnsi="宋体" w:hint="eastAsia"/>
            <w:color w:val="000000"/>
            <w:kern w:val="0"/>
            <w:sz w:val="17"/>
            <w:szCs w:val="17"/>
            <w:rPrChange w:id="32" w:author="徐 裕隆" w:date="2021-09-13T23:33:00Z">
              <w:rPr>
                <w:rFonts w:ascii="宋体" w:eastAsia="宋体" w:hAnsi="宋体" w:hint="eastAsia"/>
                <w:color w:val="000000"/>
                <w:kern w:val="0"/>
                <w:sz w:val="18"/>
                <w:szCs w:val="18"/>
              </w:rPr>
            </w:rPrChange>
          </w:rPr>
          <w:t>主要</w:t>
        </w:r>
      </w:ins>
      <w:ins w:id="33" w:author="赵志文" w:date="2021-09-12T18:04:00Z">
        <w:del w:id="34" w:author="焱高" w:date="2021-09-12T22:32:00Z">
          <w:r w:rsidRPr="00C64CD2">
            <w:rPr>
              <w:rFonts w:ascii="宋体" w:eastAsia="宋体" w:hAnsi="宋体" w:hint="eastAsia"/>
              <w:color w:val="000000"/>
              <w:kern w:val="0"/>
              <w:sz w:val="17"/>
              <w:szCs w:val="17"/>
              <w:rPrChange w:id="35" w:author="徐 裕隆" w:date="2021-09-13T23:33:00Z">
                <w:rPr>
                  <w:rFonts w:ascii="宋体" w:eastAsia="宋体" w:hAnsi="宋体" w:hint="eastAsia"/>
                  <w:color w:val="000000"/>
                  <w:kern w:val="0"/>
                  <w:sz w:val="18"/>
                  <w:szCs w:val="18"/>
                </w:rPr>
              </w:rPrChange>
            </w:rPr>
            <w:delText>，</w:delText>
          </w:r>
        </w:del>
        <w:r w:rsidRPr="00C64CD2">
          <w:rPr>
            <w:rFonts w:ascii="宋体" w:eastAsia="宋体" w:hAnsi="宋体" w:hint="eastAsia"/>
            <w:color w:val="000000"/>
            <w:kern w:val="0"/>
            <w:sz w:val="17"/>
            <w:szCs w:val="17"/>
            <w:rPrChange w:id="36" w:author="徐 裕隆" w:date="2021-09-13T23:33:00Z">
              <w:rPr>
                <w:rFonts w:ascii="宋体" w:eastAsia="宋体" w:hAnsi="宋体" w:hint="eastAsia"/>
                <w:color w:val="000000"/>
                <w:kern w:val="0"/>
                <w:sz w:val="18"/>
                <w:szCs w:val="18"/>
              </w:rPr>
            </w:rPrChange>
          </w:rPr>
          <w:t>针对底部反照率独立水深测量算法</w:t>
        </w:r>
        <w:r w:rsidRPr="00C64CD2">
          <w:rPr>
            <w:rFonts w:ascii="宋体" w:eastAsia="宋体" w:hAnsi="宋体"/>
            <w:color w:val="000000"/>
            <w:kern w:val="0"/>
            <w:sz w:val="17"/>
            <w:szCs w:val="17"/>
            <w:rPrChange w:id="37" w:author="徐 裕隆" w:date="2021-09-13T23:33:00Z">
              <w:rPr>
                <w:rFonts w:ascii="宋体" w:eastAsia="宋体" w:hAnsi="宋体"/>
                <w:color w:val="000000"/>
                <w:kern w:val="0"/>
                <w:sz w:val="18"/>
                <w:szCs w:val="18"/>
              </w:rPr>
            </w:rPrChange>
          </w:rPr>
          <w:t>(B算法)模型中对深度小于30m的水体及边界处反演精度不准确这一缺陷，提出了分区反演和边界处异常像元的均值滤波的处理方法</w:t>
        </w:r>
      </w:ins>
      <w:ins w:id="38" w:author="焱高" w:date="2021-09-12T23:32:00Z">
        <w:r w:rsidRPr="00C64CD2">
          <w:rPr>
            <w:rFonts w:ascii="宋体" w:eastAsia="宋体" w:hAnsi="宋体" w:hint="eastAsia"/>
            <w:color w:val="000000"/>
            <w:kern w:val="0"/>
            <w:sz w:val="17"/>
            <w:szCs w:val="17"/>
            <w:rPrChange w:id="39" w:author="徐 裕隆" w:date="2021-09-13T23:33:00Z">
              <w:rPr>
                <w:rFonts w:ascii="宋体" w:eastAsia="宋体" w:hAnsi="宋体" w:hint="eastAsia"/>
                <w:color w:val="000000"/>
                <w:kern w:val="0"/>
                <w:sz w:val="18"/>
                <w:szCs w:val="18"/>
              </w:rPr>
            </w:rPrChange>
          </w:rPr>
          <w:t>。</w:t>
        </w:r>
      </w:ins>
      <w:ins w:id="40" w:author="焱高" w:date="2021-09-12T23:33:00Z">
        <w:r w:rsidRPr="00C64CD2">
          <w:rPr>
            <w:rFonts w:ascii="宋体" w:eastAsia="宋体" w:hAnsi="宋体" w:hint="eastAsia"/>
            <w:color w:val="000000"/>
            <w:kern w:val="0"/>
            <w:sz w:val="17"/>
            <w:szCs w:val="17"/>
            <w:rPrChange w:id="41" w:author="徐 裕隆" w:date="2021-09-13T23:33:00Z">
              <w:rPr>
                <w:rFonts w:ascii="宋体" w:eastAsia="宋体" w:hAnsi="宋体" w:hint="eastAsia"/>
                <w:color w:val="000000"/>
                <w:kern w:val="0"/>
                <w:sz w:val="18"/>
                <w:szCs w:val="18"/>
              </w:rPr>
            </w:rPrChange>
          </w:rPr>
          <w:t>本</w:t>
        </w:r>
      </w:ins>
      <w:ins w:id="42" w:author="焱高" w:date="2021-09-12T23:32:00Z">
        <w:r w:rsidRPr="00C64CD2">
          <w:rPr>
            <w:rFonts w:ascii="宋体" w:eastAsia="宋体" w:hAnsi="宋体" w:hint="eastAsia"/>
            <w:color w:val="000000"/>
            <w:kern w:val="0"/>
            <w:sz w:val="17"/>
            <w:szCs w:val="17"/>
            <w:rPrChange w:id="43" w:author="徐 裕隆" w:date="2021-09-13T23:33:00Z">
              <w:rPr>
                <w:rFonts w:ascii="宋体" w:eastAsia="宋体" w:hAnsi="宋体" w:hint="eastAsia"/>
                <w:color w:val="000000"/>
                <w:kern w:val="0"/>
                <w:sz w:val="18"/>
                <w:szCs w:val="18"/>
              </w:rPr>
            </w:rPrChange>
          </w:rPr>
          <w:t>研究</w:t>
        </w:r>
      </w:ins>
      <w:ins w:id="44" w:author="赵志文" w:date="2021-09-12T18:04:00Z">
        <w:del w:id="45" w:author="焱高" w:date="2021-09-12T23:32:00Z">
          <w:r w:rsidRPr="00C64CD2">
            <w:rPr>
              <w:rFonts w:ascii="宋体" w:eastAsia="宋体" w:hAnsi="宋体" w:hint="eastAsia"/>
              <w:color w:val="000000"/>
              <w:kern w:val="0"/>
              <w:sz w:val="17"/>
              <w:szCs w:val="17"/>
              <w:rPrChange w:id="46" w:author="徐 裕隆" w:date="2021-09-13T23:33:00Z">
                <w:rPr>
                  <w:rFonts w:ascii="宋体" w:eastAsia="宋体" w:hAnsi="宋体" w:hint="eastAsia"/>
                  <w:color w:val="000000"/>
                  <w:kern w:val="0"/>
                  <w:sz w:val="18"/>
                  <w:szCs w:val="18"/>
                </w:rPr>
              </w:rPrChange>
            </w:rPr>
            <w:delText>，</w:delText>
          </w:r>
        </w:del>
        <w:r w:rsidRPr="00C64CD2">
          <w:rPr>
            <w:rFonts w:ascii="宋体" w:eastAsia="宋体" w:hAnsi="宋体"/>
            <w:color w:val="000000"/>
            <w:kern w:val="0"/>
            <w:sz w:val="17"/>
            <w:szCs w:val="17"/>
            <w:rPrChange w:id="47" w:author="徐 裕隆" w:date="2021-09-13T23:33:00Z">
              <w:rPr>
                <w:rFonts w:ascii="宋体" w:eastAsia="宋体" w:hAnsi="宋体"/>
                <w:color w:val="000000"/>
                <w:kern w:val="0"/>
                <w:sz w:val="18"/>
                <w:szCs w:val="18"/>
              </w:rPr>
            </w:rPrChange>
          </w:rPr>
          <w:t>使用</w:t>
        </w:r>
        <w:r w:rsidRPr="00C64CD2">
          <w:rPr>
            <w:rFonts w:ascii="宋体" w:eastAsia="宋体" w:hAnsi="宋体" w:hint="eastAsia"/>
            <w:color w:val="000000"/>
            <w:kern w:val="0"/>
            <w:sz w:val="17"/>
            <w:szCs w:val="17"/>
            <w:rPrChange w:id="48" w:author="徐 裕隆" w:date="2021-09-13T23:33:00Z">
              <w:rPr>
                <w:rFonts w:ascii="宋体" w:eastAsia="宋体" w:hAnsi="宋体" w:hint="eastAsia"/>
                <w:color w:val="000000"/>
                <w:kern w:val="0"/>
                <w:sz w:val="18"/>
                <w:szCs w:val="18"/>
              </w:rPr>
            </w:rPrChange>
          </w:rPr>
          <w:t>了在海南牛路岭水库的</w:t>
        </w:r>
        <w:r w:rsidRPr="00C64CD2">
          <w:rPr>
            <w:rFonts w:ascii="宋体" w:eastAsia="宋体" w:hAnsi="宋体"/>
            <w:color w:val="000000"/>
            <w:kern w:val="0"/>
            <w:sz w:val="17"/>
            <w:szCs w:val="17"/>
            <w:rPrChange w:id="49" w:author="徐 裕隆" w:date="2021-09-13T23:33:00Z">
              <w:rPr>
                <w:rFonts w:ascii="宋体" w:eastAsia="宋体" w:hAnsi="宋体"/>
                <w:color w:val="000000"/>
                <w:kern w:val="0"/>
                <w:sz w:val="18"/>
                <w:szCs w:val="18"/>
              </w:rPr>
            </w:rPrChange>
          </w:rPr>
          <w:t>FW-SFCC手持式超声波测深仪实测水深数据和LandSat-8 OLI卫星遥感影像进行水深反演的数据，</w:t>
        </w:r>
        <w:del w:id="50" w:author="焱高" w:date="2021-09-12T23:39:00Z">
          <w:r w:rsidRPr="00C64CD2">
            <w:rPr>
              <w:rFonts w:ascii="宋体" w:eastAsia="宋体" w:hAnsi="宋体"/>
              <w:color w:val="000000"/>
              <w:kern w:val="0"/>
              <w:sz w:val="17"/>
              <w:szCs w:val="17"/>
              <w:rPrChange w:id="51" w:author="徐 裕隆" w:date="2021-09-13T23:33:00Z">
                <w:rPr>
                  <w:rFonts w:ascii="宋体" w:eastAsia="宋体" w:hAnsi="宋体"/>
                  <w:color w:val="000000"/>
                  <w:kern w:val="0"/>
                  <w:sz w:val="18"/>
                  <w:szCs w:val="18"/>
                </w:rPr>
              </w:rPrChange>
            </w:rPr>
            <w:delText>进行了</w:delText>
          </w:r>
        </w:del>
      </w:ins>
      <w:ins w:id="52" w:author="焱高" w:date="2021-09-12T23:39:00Z">
        <w:r w:rsidRPr="00C64CD2">
          <w:rPr>
            <w:rFonts w:ascii="宋体" w:eastAsia="宋体" w:hAnsi="宋体" w:hint="eastAsia"/>
            <w:color w:val="000000"/>
            <w:kern w:val="0"/>
            <w:sz w:val="17"/>
            <w:szCs w:val="17"/>
            <w:rPrChange w:id="53" w:author="徐 裕隆" w:date="2021-09-13T23:33:00Z">
              <w:rPr>
                <w:rFonts w:ascii="宋体" w:eastAsia="宋体" w:hAnsi="宋体" w:hint="eastAsia"/>
                <w:color w:val="000000"/>
                <w:kern w:val="0"/>
                <w:sz w:val="18"/>
                <w:szCs w:val="18"/>
              </w:rPr>
            </w:rPrChange>
          </w:rPr>
          <w:t>对比了</w:t>
        </w:r>
      </w:ins>
      <w:ins w:id="54" w:author="赵志文" w:date="2021-09-12T18:04:00Z">
        <w:r w:rsidRPr="00C64CD2">
          <w:rPr>
            <w:rFonts w:ascii="宋体" w:eastAsia="宋体" w:hAnsi="宋体"/>
            <w:color w:val="000000"/>
            <w:kern w:val="0"/>
            <w:sz w:val="17"/>
            <w:szCs w:val="17"/>
            <w:rPrChange w:id="55" w:author="徐 裕隆" w:date="2021-09-13T23:33:00Z">
              <w:rPr>
                <w:rFonts w:ascii="宋体" w:eastAsia="宋体" w:hAnsi="宋体"/>
                <w:color w:val="000000"/>
                <w:kern w:val="0"/>
                <w:sz w:val="18"/>
                <w:szCs w:val="18"/>
              </w:rPr>
            </w:rPrChange>
          </w:rPr>
          <w:t>B算法模型、单波段模型和波段比值模型的水深估算精度及其稳定性</w:t>
        </w:r>
        <w:del w:id="56" w:author="焱高" w:date="2021-09-12T23:39:00Z">
          <w:r w:rsidRPr="00C64CD2">
            <w:rPr>
              <w:rFonts w:ascii="宋体" w:eastAsia="宋体" w:hAnsi="宋体" w:hint="eastAsia"/>
              <w:color w:val="000000"/>
              <w:kern w:val="0"/>
              <w:sz w:val="17"/>
              <w:szCs w:val="17"/>
              <w:rPrChange w:id="57" w:author="徐 裕隆" w:date="2021-09-13T23:33:00Z">
                <w:rPr>
                  <w:rFonts w:ascii="宋体" w:eastAsia="宋体" w:hAnsi="宋体" w:hint="eastAsia"/>
                  <w:color w:val="000000"/>
                  <w:kern w:val="0"/>
                  <w:sz w:val="18"/>
                  <w:szCs w:val="18"/>
                </w:rPr>
              </w:rPrChange>
            </w:rPr>
            <w:delText>的对比</w:delText>
          </w:r>
          <w:r w:rsidRPr="00C64CD2">
            <w:rPr>
              <w:rFonts w:ascii="宋体" w:eastAsia="宋体" w:hAnsi="宋体"/>
              <w:color w:val="000000"/>
              <w:kern w:val="0"/>
              <w:sz w:val="17"/>
              <w:szCs w:val="17"/>
              <w:rPrChange w:id="58" w:author="徐 裕隆" w:date="2021-09-13T23:33:00Z">
                <w:rPr>
                  <w:rFonts w:ascii="宋体" w:eastAsia="宋体" w:hAnsi="宋体"/>
                  <w:color w:val="000000"/>
                  <w:kern w:val="0"/>
                  <w:sz w:val="18"/>
                  <w:szCs w:val="18"/>
                </w:rPr>
              </w:rPrChange>
            </w:rPr>
            <w:delText>分析</w:delText>
          </w:r>
        </w:del>
      </w:ins>
      <w:ins w:id="59" w:author="焱高" w:date="2021-09-12T23:07:00Z">
        <w:r w:rsidRPr="00C64CD2">
          <w:rPr>
            <w:rFonts w:ascii="宋体" w:eastAsia="宋体" w:hAnsi="宋体" w:hint="eastAsia"/>
            <w:color w:val="000000"/>
            <w:kern w:val="0"/>
            <w:sz w:val="17"/>
            <w:szCs w:val="17"/>
            <w:rPrChange w:id="60" w:author="徐 裕隆" w:date="2021-09-13T23:33:00Z">
              <w:rPr>
                <w:rFonts w:ascii="宋体" w:eastAsia="宋体" w:hAnsi="宋体" w:hint="eastAsia"/>
                <w:color w:val="000000"/>
                <w:kern w:val="0"/>
                <w:sz w:val="18"/>
                <w:szCs w:val="18"/>
              </w:rPr>
            </w:rPrChange>
          </w:rPr>
          <w:t>，并</w:t>
        </w:r>
      </w:ins>
      <w:ins w:id="61" w:author="焱高" w:date="2021-09-12T23:31:00Z">
        <w:r w:rsidRPr="00C64CD2">
          <w:rPr>
            <w:rFonts w:ascii="宋体" w:eastAsia="宋体" w:hAnsi="宋体" w:hint="eastAsia"/>
            <w:color w:val="000000"/>
            <w:kern w:val="0"/>
            <w:sz w:val="17"/>
            <w:szCs w:val="17"/>
            <w:rPrChange w:id="62" w:author="徐 裕隆" w:date="2021-09-13T23:33:00Z">
              <w:rPr>
                <w:rFonts w:ascii="宋体" w:eastAsia="宋体" w:hAnsi="宋体" w:hint="eastAsia"/>
                <w:color w:val="000000"/>
                <w:kern w:val="0"/>
                <w:sz w:val="18"/>
                <w:szCs w:val="18"/>
              </w:rPr>
            </w:rPrChange>
          </w:rPr>
          <w:t>选择</w:t>
        </w:r>
        <w:r w:rsidRPr="00C64CD2">
          <w:rPr>
            <w:rFonts w:ascii="宋体" w:eastAsia="宋体" w:hAnsi="宋体"/>
            <w:color w:val="000000"/>
            <w:kern w:val="0"/>
            <w:sz w:val="17"/>
            <w:szCs w:val="17"/>
            <w:rPrChange w:id="63" w:author="徐 裕隆" w:date="2021-09-13T23:33:00Z">
              <w:rPr>
                <w:rFonts w:ascii="宋体" w:eastAsia="宋体" w:hAnsi="宋体"/>
                <w:color w:val="000000"/>
                <w:kern w:val="0"/>
                <w:sz w:val="18"/>
                <w:szCs w:val="18"/>
              </w:rPr>
            </w:rPrChange>
          </w:rPr>
          <w:t>B算法</w:t>
        </w:r>
      </w:ins>
      <w:ins w:id="64" w:author="焱高" w:date="2021-09-12T23:07:00Z">
        <w:r w:rsidRPr="00C64CD2">
          <w:rPr>
            <w:rFonts w:ascii="宋体" w:eastAsia="宋体" w:hAnsi="宋体" w:hint="eastAsia"/>
            <w:color w:val="000000"/>
            <w:kern w:val="0"/>
            <w:sz w:val="17"/>
            <w:szCs w:val="17"/>
            <w:rPrChange w:id="65" w:author="徐 裕隆" w:date="2021-09-13T23:33:00Z">
              <w:rPr>
                <w:rFonts w:ascii="宋体" w:eastAsia="宋体" w:hAnsi="宋体" w:hint="eastAsia"/>
                <w:color w:val="000000"/>
                <w:kern w:val="0"/>
                <w:sz w:val="18"/>
                <w:szCs w:val="18"/>
              </w:rPr>
            </w:rPrChange>
          </w:rPr>
          <w:t>进行了</w:t>
        </w:r>
      </w:ins>
      <w:ins w:id="66" w:author="赵志文" w:date="2021-09-12T18:04:00Z">
        <w:del w:id="67" w:author="焱高" w:date="2021-09-12T23:31:00Z">
          <w:r w:rsidRPr="00C64CD2">
            <w:rPr>
              <w:rFonts w:ascii="宋体" w:eastAsia="宋体" w:hAnsi="宋体" w:hint="eastAsia"/>
              <w:color w:val="000000"/>
              <w:kern w:val="0"/>
              <w:sz w:val="17"/>
              <w:szCs w:val="17"/>
              <w:rPrChange w:id="68" w:author="徐 裕隆" w:date="2021-09-13T23:33:00Z">
                <w:rPr>
                  <w:rFonts w:ascii="宋体" w:eastAsia="宋体" w:hAnsi="宋体" w:hint="eastAsia"/>
                  <w:color w:val="000000"/>
                  <w:kern w:val="0"/>
                  <w:sz w:val="18"/>
                  <w:szCs w:val="18"/>
                </w:rPr>
              </w:rPrChange>
            </w:rPr>
            <w:delText>和</w:delText>
          </w:r>
          <w:r w:rsidRPr="00C64CD2">
            <w:rPr>
              <w:rFonts w:ascii="宋体" w:eastAsia="宋体" w:hAnsi="宋体"/>
              <w:color w:val="000000"/>
              <w:kern w:val="0"/>
              <w:sz w:val="17"/>
              <w:szCs w:val="17"/>
              <w:rPrChange w:id="69" w:author="徐 裕隆" w:date="2021-09-13T23:33:00Z">
                <w:rPr>
                  <w:rFonts w:ascii="宋体" w:eastAsia="宋体" w:hAnsi="宋体"/>
                  <w:color w:val="000000"/>
                  <w:kern w:val="0"/>
                  <w:sz w:val="18"/>
                  <w:szCs w:val="18"/>
                </w:rPr>
              </w:rPrChange>
            </w:rPr>
            <w:delText>B算法的</w:delText>
          </w:r>
        </w:del>
        <w:r w:rsidRPr="00C64CD2">
          <w:rPr>
            <w:rFonts w:ascii="宋体" w:eastAsia="宋体" w:hAnsi="宋体" w:hint="eastAsia"/>
            <w:color w:val="000000"/>
            <w:kern w:val="0"/>
            <w:sz w:val="17"/>
            <w:szCs w:val="17"/>
            <w:rPrChange w:id="70" w:author="徐 裕隆" w:date="2021-09-13T23:33:00Z">
              <w:rPr>
                <w:rFonts w:ascii="宋体" w:eastAsia="宋体" w:hAnsi="宋体" w:hint="eastAsia"/>
                <w:color w:val="000000"/>
                <w:kern w:val="0"/>
                <w:sz w:val="18"/>
                <w:szCs w:val="18"/>
              </w:rPr>
            </w:rPrChange>
          </w:rPr>
          <w:t>无分区反演模型与有分区反演模型的</w:t>
        </w:r>
        <w:commentRangeStart w:id="71"/>
        <w:r w:rsidRPr="00C64CD2">
          <w:rPr>
            <w:rFonts w:ascii="宋体" w:eastAsia="宋体" w:hAnsi="宋体" w:hint="eastAsia"/>
            <w:color w:val="000000"/>
            <w:kern w:val="0"/>
            <w:sz w:val="17"/>
            <w:szCs w:val="17"/>
            <w:rPrChange w:id="72" w:author="徐 裕隆" w:date="2021-09-13T23:33:00Z">
              <w:rPr>
                <w:rFonts w:ascii="宋体" w:eastAsia="宋体" w:hAnsi="宋体" w:hint="eastAsia"/>
                <w:color w:val="000000"/>
                <w:kern w:val="0"/>
                <w:sz w:val="18"/>
                <w:szCs w:val="18"/>
              </w:rPr>
            </w:rPrChange>
          </w:rPr>
          <w:t>误差分析</w:t>
        </w:r>
      </w:ins>
      <w:commentRangeEnd w:id="71"/>
      <w:ins w:id="73" w:author="赵志文" w:date="2021-09-12T18:05:00Z">
        <w:r w:rsidRPr="00C64CD2">
          <w:rPr>
            <w:rStyle w:val="ad"/>
            <w:rFonts w:ascii="宋体" w:eastAsia="宋体" w:hAnsi="宋体"/>
            <w:spacing w:val="0"/>
            <w:sz w:val="17"/>
            <w:szCs w:val="17"/>
            <w:rPrChange w:id="74" w:author="徐 裕隆" w:date="2021-09-13T23:33:00Z">
              <w:rPr>
                <w:rStyle w:val="ad"/>
                <w:rFonts w:eastAsia="宋体"/>
                <w:spacing w:val="0"/>
              </w:rPr>
            </w:rPrChange>
          </w:rPr>
          <w:commentReference w:id="71"/>
        </w:r>
      </w:ins>
      <w:ins w:id="75" w:author="赵志文" w:date="2021-09-12T18:04:00Z">
        <w:r w:rsidRPr="00C64CD2">
          <w:rPr>
            <w:rFonts w:ascii="宋体" w:eastAsia="宋体" w:hAnsi="宋体" w:hint="eastAsia"/>
            <w:color w:val="000000"/>
            <w:kern w:val="0"/>
            <w:sz w:val="17"/>
            <w:szCs w:val="17"/>
            <w:rPrChange w:id="76" w:author="徐 裕隆" w:date="2021-09-13T23:33:00Z">
              <w:rPr>
                <w:rFonts w:ascii="宋体" w:eastAsia="宋体" w:hAnsi="宋体" w:hint="eastAsia"/>
                <w:color w:val="000000"/>
                <w:kern w:val="0"/>
                <w:sz w:val="18"/>
                <w:szCs w:val="18"/>
              </w:rPr>
            </w:rPrChange>
          </w:rPr>
          <w:t>。研究结果显示</w:t>
        </w:r>
      </w:ins>
      <w:ins w:id="77" w:author="焱高" w:date="2021-09-12T23:43:00Z">
        <w:r w:rsidRPr="00C64CD2">
          <w:rPr>
            <w:rFonts w:ascii="宋体" w:eastAsia="宋体" w:hAnsi="宋体" w:hint="eastAsia"/>
            <w:color w:val="000000"/>
            <w:kern w:val="0"/>
            <w:sz w:val="17"/>
            <w:szCs w:val="17"/>
            <w:rPrChange w:id="78" w:author="徐 裕隆" w:date="2021-09-13T23:33:00Z">
              <w:rPr>
                <w:rFonts w:ascii="宋体" w:eastAsia="宋体" w:hAnsi="宋体" w:hint="eastAsia"/>
                <w:color w:val="000000"/>
                <w:kern w:val="0"/>
                <w:sz w:val="18"/>
                <w:szCs w:val="18"/>
              </w:rPr>
            </w:rPrChange>
          </w:rPr>
          <w:t>，</w:t>
        </w:r>
      </w:ins>
      <w:ins w:id="79" w:author="赵志文" w:date="2021-09-12T18:04:00Z">
        <w:del w:id="80" w:author="焱高" w:date="2021-09-12T23:43:00Z">
          <w:r w:rsidRPr="00C64CD2">
            <w:rPr>
              <w:rFonts w:ascii="宋体" w:eastAsia="宋体" w:hAnsi="宋体" w:hint="eastAsia"/>
              <w:color w:val="000000"/>
              <w:kern w:val="0"/>
              <w:sz w:val="17"/>
              <w:szCs w:val="17"/>
              <w:rPrChange w:id="81" w:author="徐 裕隆" w:date="2021-09-13T23:33:00Z">
                <w:rPr>
                  <w:rFonts w:ascii="宋体" w:eastAsia="宋体" w:hAnsi="宋体" w:hint="eastAsia"/>
                  <w:color w:val="000000"/>
                  <w:kern w:val="0"/>
                  <w:sz w:val="18"/>
                  <w:szCs w:val="18"/>
                </w:rPr>
              </w:rPrChange>
            </w:rPr>
            <w:delText>：</w:delText>
          </w:r>
        </w:del>
        <w:r w:rsidRPr="00C64CD2">
          <w:rPr>
            <w:rFonts w:ascii="宋体" w:eastAsia="宋体" w:hAnsi="宋体" w:hint="eastAsia"/>
            <w:color w:val="000000"/>
            <w:kern w:val="0"/>
            <w:sz w:val="17"/>
            <w:szCs w:val="17"/>
            <w:rPrChange w:id="82" w:author="徐 裕隆" w:date="2021-09-13T23:33:00Z">
              <w:rPr>
                <w:rFonts w:ascii="宋体" w:eastAsia="宋体" w:hAnsi="宋体" w:hint="eastAsia"/>
                <w:color w:val="000000"/>
                <w:kern w:val="0"/>
                <w:sz w:val="18"/>
                <w:szCs w:val="18"/>
              </w:rPr>
            </w:rPrChange>
          </w:rPr>
          <w:t>在多波段模型中红</w:t>
        </w:r>
        <w:r w:rsidRPr="00C64CD2">
          <w:rPr>
            <w:rFonts w:ascii="宋体" w:eastAsia="宋体" w:hAnsi="宋体"/>
            <w:color w:val="000000"/>
            <w:kern w:val="0"/>
            <w:sz w:val="17"/>
            <w:szCs w:val="17"/>
            <w:rPrChange w:id="83" w:author="徐 裕隆" w:date="2021-09-13T23:33:00Z">
              <w:rPr>
                <w:rFonts w:ascii="宋体" w:eastAsia="宋体" w:hAnsi="宋体"/>
                <w:color w:val="000000"/>
                <w:kern w:val="0"/>
                <w:sz w:val="18"/>
                <w:szCs w:val="18"/>
              </w:rPr>
            </w:rPrChange>
          </w:rPr>
          <w:t>/蓝比值算法模型</w:t>
        </w:r>
      </w:ins>
      <w:ins w:id="84" w:author="焱高" w:date="2021-09-12T23:34:00Z">
        <w:r w:rsidRPr="00C64CD2">
          <w:rPr>
            <w:rFonts w:ascii="宋体" w:eastAsia="宋体" w:hAnsi="宋体" w:hint="eastAsia"/>
            <w:color w:val="000000"/>
            <w:kern w:val="0"/>
            <w:sz w:val="17"/>
            <w:szCs w:val="17"/>
            <w:rPrChange w:id="85" w:author="徐 裕隆" w:date="2021-09-13T23:33:00Z">
              <w:rPr>
                <w:rFonts w:ascii="宋体" w:eastAsia="宋体" w:hAnsi="宋体" w:hint="eastAsia"/>
                <w:color w:val="000000"/>
                <w:kern w:val="0"/>
                <w:sz w:val="18"/>
                <w:szCs w:val="18"/>
              </w:rPr>
            </w:rPrChange>
          </w:rPr>
          <w:t>虽然</w:t>
        </w:r>
      </w:ins>
      <w:ins w:id="86" w:author="赵志文" w:date="2021-09-12T18:04:00Z">
        <w:r w:rsidRPr="00C64CD2">
          <w:rPr>
            <w:rFonts w:ascii="宋体" w:eastAsia="宋体" w:hAnsi="宋体" w:hint="eastAsia"/>
            <w:color w:val="000000"/>
            <w:kern w:val="0"/>
            <w:sz w:val="17"/>
            <w:szCs w:val="17"/>
            <w:rPrChange w:id="87" w:author="徐 裕隆" w:date="2021-09-13T23:33:00Z">
              <w:rPr>
                <w:rFonts w:ascii="宋体" w:eastAsia="宋体" w:hAnsi="宋体" w:hint="eastAsia"/>
                <w:color w:val="000000"/>
                <w:kern w:val="0"/>
                <w:sz w:val="18"/>
                <w:szCs w:val="18"/>
              </w:rPr>
            </w:rPrChange>
          </w:rPr>
          <w:t>有最好的拟合效果</w:t>
        </w:r>
      </w:ins>
      <w:ins w:id="88" w:author="焱高" w:date="2021-09-12T22:17:00Z">
        <w:r w:rsidRPr="00C64CD2">
          <w:rPr>
            <w:rFonts w:ascii="宋体" w:eastAsia="宋体" w:hAnsi="宋体" w:hint="eastAsia"/>
            <w:color w:val="000000"/>
            <w:kern w:val="0"/>
            <w:sz w:val="17"/>
            <w:szCs w:val="17"/>
            <w:rPrChange w:id="89" w:author="徐 裕隆" w:date="2021-09-13T23:33:00Z">
              <w:rPr>
                <w:rFonts w:ascii="宋体" w:eastAsia="宋体" w:hAnsi="宋体" w:hint="eastAsia"/>
                <w:color w:val="000000"/>
                <w:kern w:val="0"/>
                <w:sz w:val="18"/>
                <w:szCs w:val="18"/>
              </w:rPr>
            </w:rPrChange>
          </w:rPr>
          <w:t>，</w:t>
        </w:r>
      </w:ins>
      <w:ins w:id="90" w:author="赵志文" w:date="2021-09-12T18:04:00Z">
        <w:r w:rsidRPr="00C64CD2">
          <w:rPr>
            <w:rFonts w:ascii="宋体" w:eastAsia="宋体" w:hAnsi="宋体" w:hint="eastAsia"/>
            <w:color w:val="000000"/>
            <w:kern w:val="0"/>
            <w:sz w:val="17"/>
            <w:szCs w:val="17"/>
            <w:rPrChange w:id="91" w:author="徐 裕隆" w:date="2021-09-13T23:33:00Z">
              <w:rPr>
                <w:rFonts w:ascii="宋体" w:eastAsia="宋体" w:hAnsi="宋体" w:hint="eastAsia"/>
                <w:color w:val="000000"/>
                <w:kern w:val="0"/>
                <w:sz w:val="18"/>
                <w:szCs w:val="18"/>
              </w:rPr>
            </w:rPrChange>
          </w:rPr>
          <w:t>但</w:t>
        </w:r>
        <w:del w:id="92" w:author="焱高" w:date="2021-09-12T23:35:00Z">
          <w:r w:rsidRPr="00C64CD2">
            <w:rPr>
              <w:rFonts w:ascii="宋体" w:eastAsia="宋体" w:hAnsi="宋体" w:hint="eastAsia"/>
              <w:color w:val="000000"/>
              <w:kern w:val="0"/>
              <w:sz w:val="17"/>
              <w:szCs w:val="17"/>
              <w:rPrChange w:id="93" w:author="徐 裕隆" w:date="2021-09-13T23:33:00Z">
                <w:rPr>
                  <w:rFonts w:ascii="宋体" w:eastAsia="宋体" w:hAnsi="宋体" w:hint="eastAsia"/>
                  <w:color w:val="000000"/>
                  <w:kern w:val="0"/>
                  <w:sz w:val="18"/>
                  <w:szCs w:val="18"/>
                </w:rPr>
              </w:rPrChange>
            </w:rPr>
            <w:delText>是这个模型模拟的最小值中有负数不符合实际情况；</w:delText>
          </w:r>
        </w:del>
        <w:r w:rsidRPr="00C64CD2">
          <w:rPr>
            <w:rFonts w:ascii="宋体" w:eastAsia="宋体" w:hAnsi="宋体"/>
            <w:color w:val="000000"/>
            <w:kern w:val="0"/>
            <w:sz w:val="17"/>
            <w:szCs w:val="17"/>
            <w:rPrChange w:id="94" w:author="徐 裕隆" w:date="2021-09-13T23:33:00Z">
              <w:rPr>
                <w:rFonts w:ascii="宋体" w:eastAsia="宋体" w:hAnsi="宋体"/>
                <w:color w:val="000000"/>
                <w:kern w:val="0"/>
                <w:sz w:val="18"/>
                <w:szCs w:val="18"/>
              </w:rPr>
            </w:rPrChange>
          </w:rPr>
          <w:t>B算法模型</w:t>
        </w:r>
        <w:del w:id="95" w:author="焱高" w:date="2021-09-12T23:36:00Z">
          <w:r w:rsidRPr="00C64CD2">
            <w:rPr>
              <w:rFonts w:ascii="宋体" w:eastAsia="宋体" w:hAnsi="宋体"/>
              <w:color w:val="000000"/>
              <w:kern w:val="0"/>
              <w:sz w:val="17"/>
              <w:szCs w:val="17"/>
              <w:rPrChange w:id="96" w:author="徐 裕隆" w:date="2021-09-13T23:33:00Z">
                <w:rPr>
                  <w:rFonts w:ascii="宋体" w:eastAsia="宋体" w:hAnsi="宋体"/>
                  <w:color w:val="000000"/>
                  <w:kern w:val="0"/>
                  <w:sz w:val="18"/>
                  <w:szCs w:val="18"/>
                </w:rPr>
              </w:rPrChange>
            </w:rPr>
            <w:delText>有较好的拟合效果，且</w:delText>
          </w:r>
        </w:del>
      </w:ins>
      <w:ins w:id="97" w:author="焱高" w:date="2021-09-12T23:36:00Z">
        <w:r w:rsidRPr="00C64CD2">
          <w:rPr>
            <w:rFonts w:ascii="宋体" w:eastAsia="宋体" w:hAnsi="宋体" w:hint="eastAsia"/>
            <w:color w:val="000000"/>
            <w:kern w:val="0"/>
            <w:sz w:val="17"/>
            <w:szCs w:val="17"/>
            <w:rPrChange w:id="98" w:author="徐 裕隆" w:date="2021-09-13T23:33:00Z">
              <w:rPr>
                <w:rFonts w:ascii="宋体" w:eastAsia="宋体" w:hAnsi="宋体" w:hint="eastAsia"/>
                <w:color w:val="000000"/>
                <w:kern w:val="0"/>
                <w:sz w:val="18"/>
                <w:szCs w:val="18"/>
              </w:rPr>
            </w:rPrChange>
          </w:rPr>
          <w:t>的</w:t>
        </w:r>
      </w:ins>
      <w:ins w:id="99" w:author="赵志文" w:date="2021-09-12T18:04:00Z">
        <w:r w:rsidRPr="00C64CD2">
          <w:rPr>
            <w:rFonts w:ascii="宋体" w:eastAsia="宋体" w:hAnsi="宋体" w:hint="eastAsia"/>
            <w:color w:val="000000"/>
            <w:kern w:val="0"/>
            <w:sz w:val="17"/>
            <w:szCs w:val="17"/>
            <w:rPrChange w:id="100" w:author="徐 裕隆" w:date="2021-09-13T23:33:00Z">
              <w:rPr>
                <w:rFonts w:ascii="宋体" w:eastAsia="宋体" w:hAnsi="宋体" w:hint="eastAsia"/>
                <w:color w:val="000000"/>
                <w:kern w:val="0"/>
                <w:sz w:val="18"/>
                <w:szCs w:val="18"/>
              </w:rPr>
            </w:rPrChange>
          </w:rPr>
          <w:t>最大最小值水深与实际情况吻合最好</w:t>
        </w:r>
      </w:ins>
      <w:ins w:id="101" w:author="焱高" w:date="2021-09-12T23:43:00Z">
        <w:r w:rsidRPr="00C64CD2">
          <w:rPr>
            <w:rFonts w:ascii="宋体" w:eastAsia="宋体" w:hAnsi="宋体" w:hint="eastAsia"/>
            <w:color w:val="000000"/>
            <w:kern w:val="0"/>
            <w:sz w:val="17"/>
            <w:szCs w:val="17"/>
            <w:rPrChange w:id="102" w:author="徐 裕隆" w:date="2021-09-13T23:33:00Z">
              <w:rPr>
                <w:rFonts w:ascii="宋体" w:eastAsia="宋体" w:hAnsi="宋体" w:hint="eastAsia"/>
                <w:color w:val="000000"/>
                <w:kern w:val="0"/>
                <w:sz w:val="18"/>
                <w:szCs w:val="18"/>
              </w:rPr>
            </w:rPrChange>
          </w:rPr>
          <w:t>，</w:t>
        </w:r>
      </w:ins>
      <w:ins w:id="103" w:author="赵志文" w:date="2021-09-12T18:04:00Z">
        <w:del w:id="104" w:author="焱高" w:date="2021-09-12T23:43:00Z">
          <w:r w:rsidRPr="00C64CD2">
            <w:rPr>
              <w:rFonts w:ascii="宋体" w:eastAsia="宋体" w:hAnsi="宋体" w:hint="eastAsia"/>
              <w:color w:val="000000"/>
              <w:kern w:val="0"/>
              <w:sz w:val="17"/>
              <w:szCs w:val="17"/>
              <w:rPrChange w:id="105" w:author="徐 裕隆" w:date="2021-09-13T23:33:00Z">
                <w:rPr>
                  <w:rFonts w:ascii="宋体" w:eastAsia="宋体" w:hAnsi="宋体" w:hint="eastAsia"/>
                  <w:color w:val="000000"/>
                  <w:kern w:val="0"/>
                  <w:sz w:val="18"/>
                  <w:szCs w:val="18"/>
                </w:rPr>
              </w:rPrChange>
            </w:rPr>
            <w:delText>；</w:delText>
          </w:r>
        </w:del>
        <w:r w:rsidRPr="00C64CD2">
          <w:rPr>
            <w:rFonts w:ascii="宋体" w:eastAsia="宋体" w:hAnsi="宋体" w:hint="eastAsia"/>
            <w:color w:val="000000"/>
            <w:kern w:val="0"/>
            <w:sz w:val="17"/>
            <w:szCs w:val="17"/>
            <w:rPrChange w:id="106" w:author="徐 裕隆" w:date="2021-09-13T23:33:00Z">
              <w:rPr>
                <w:rFonts w:ascii="宋体" w:eastAsia="宋体" w:hAnsi="宋体" w:hint="eastAsia"/>
                <w:color w:val="000000"/>
                <w:kern w:val="0"/>
                <w:sz w:val="18"/>
                <w:szCs w:val="18"/>
              </w:rPr>
            </w:rPrChange>
          </w:rPr>
          <w:t>单波段模型</w:t>
        </w:r>
        <w:del w:id="107" w:author="焱高" w:date="2021-09-12T23:41:00Z">
          <w:r w:rsidRPr="00C64CD2">
            <w:rPr>
              <w:rFonts w:ascii="宋体" w:eastAsia="宋体" w:hAnsi="宋体"/>
              <w:color w:val="000000"/>
              <w:kern w:val="0"/>
              <w:sz w:val="17"/>
              <w:szCs w:val="17"/>
              <w:rPrChange w:id="108" w:author="徐 裕隆" w:date="2021-09-13T23:33:00Z">
                <w:rPr>
                  <w:rFonts w:ascii="宋体" w:eastAsia="宋体" w:hAnsi="宋体"/>
                  <w:color w:val="000000"/>
                  <w:kern w:val="0"/>
                  <w:sz w:val="18"/>
                  <w:szCs w:val="18"/>
                </w:rPr>
              </w:rPrChange>
            </w:rPr>
            <w:delText>虽然最小值不为负数，但</w:delText>
          </w:r>
        </w:del>
      </w:ins>
      <w:ins w:id="109" w:author="焱高" w:date="2021-09-12T23:41:00Z">
        <w:r w:rsidRPr="00C64CD2">
          <w:rPr>
            <w:rFonts w:ascii="宋体" w:eastAsia="宋体" w:hAnsi="宋体" w:hint="eastAsia"/>
            <w:color w:val="000000"/>
            <w:kern w:val="0"/>
            <w:sz w:val="17"/>
            <w:szCs w:val="17"/>
            <w:rPrChange w:id="110" w:author="徐 裕隆" w:date="2021-09-13T23:33:00Z">
              <w:rPr>
                <w:rFonts w:ascii="宋体" w:eastAsia="宋体" w:hAnsi="宋体" w:hint="eastAsia"/>
                <w:color w:val="000000"/>
                <w:kern w:val="0"/>
                <w:sz w:val="18"/>
                <w:szCs w:val="18"/>
              </w:rPr>
            </w:rPrChange>
          </w:rPr>
          <w:t>的</w:t>
        </w:r>
      </w:ins>
      <w:ins w:id="111" w:author="赵志文" w:date="2021-09-12T18:04:00Z">
        <w:r w:rsidRPr="00C64CD2">
          <w:rPr>
            <w:rFonts w:ascii="宋体" w:eastAsia="宋体" w:hAnsi="宋体" w:hint="eastAsia"/>
            <w:color w:val="000000"/>
            <w:kern w:val="0"/>
            <w:sz w:val="17"/>
            <w:szCs w:val="17"/>
            <w:rPrChange w:id="112" w:author="徐 裕隆" w:date="2021-09-13T23:33:00Z">
              <w:rPr>
                <w:rFonts w:ascii="宋体" w:eastAsia="宋体" w:hAnsi="宋体" w:hint="eastAsia"/>
                <w:color w:val="000000"/>
                <w:kern w:val="0"/>
                <w:sz w:val="18"/>
                <w:szCs w:val="18"/>
              </w:rPr>
            </w:rPrChange>
          </w:rPr>
          <w:t>拟合效果较差</w:t>
        </w:r>
      </w:ins>
      <w:ins w:id="113" w:author="焱高" w:date="2021-09-12T23:42:00Z">
        <w:r w:rsidRPr="00C64CD2">
          <w:rPr>
            <w:rFonts w:ascii="宋体" w:eastAsia="宋体" w:hAnsi="宋体" w:hint="eastAsia"/>
            <w:color w:val="000000"/>
            <w:kern w:val="0"/>
            <w:sz w:val="17"/>
            <w:szCs w:val="17"/>
            <w:rPrChange w:id="114" w:author="徐 裕隆" w:date="2021-09-13T23:33:00Z">
              <w:rPr>
                <w:rFonts w:ascii="宋体" w:eastAsia="宋体" w:hAnsi="宋体" w:hint="eastAsia"/>
                <w:color w:val="000000"/>
                <w:kern w:val="0"/>
                <w:sz w:val="18"/>
                <w:szCs w:val="18"/>
              </w:rPr>
            </w:rPrChange>
          </w:rPr>
          <w:t>。</w:t>
        </w:r>
      </w:ins>
      <w:ins w:id="115" w:author="赵志文" w:date="2021-09-12T18:04:00Z">
        <w:del w:id="116" w:author="焱高" w:date="2021-09-12T23:42:00Z">
          <w:r w:rsidRPr="00C64CD2">
            <w:rPr>
              <w:rFonts w:ascii="宋体" w:eastAsia="宋体" w:hAnsi="宋体"/>
              <w:color w:val="000000"/>
              <w:kern w:val="0"/>
              <w:sz w:val="17"/>
              <w:szCs w:val="17"/>
              <w:rPrChange w:id="117" w:author="徐 裕隆" w:date="2021-09-13T23:33:00Z">
                <w:rPr>
                  <w:rFonts w:ascii="宋体" w:eastAsia="宋体" w:hAnsi="宋体"/>
                  <w:color w:val="000000"/>
                  <w:kern w:val="0"/>
                  <w:sz w:val="18"/>
                  <w:szCs w:val="18"/>
                </w:rPr>
              </w:rPrChange>
            </w:rPr>
            <w:delText>； 对于</w:delText>
          </w:r>
        </w:del>
      </w:ins>
      <w:ins w:id="118" w:author="焱高" w:date="2021-09-12T23:43:00Z">
        <w:r w:rsidRPr="00C64CD2">
          <w:rPr>
            <w:rFonts w:ascii="宋体" w:eastAsia="宋体" w:hAnsi="宋体" w:hint="eastAsia"/>
            <w:color w:val="000000"/>
            <w:kern w:val="0"/>
            <w:sz w:val="17"/>
            <w:szCs w:val="17"/>
            <w:rPrChange w:id="119" w:author="徐 裕隆" w:date="2021-09-13T23:33:00Z">
              <w:rPr>
                <w:rFonts w:ascii="宋体" w:eastAsia="宋体" w:hAnsi="宋体" w:hint="eastAsia"/>
                <w:color w:val="000000"/>
                <w:kern w:val="0"/>
                <w:sz w:val="18"/>
                <w:szCs w:val="18"/>
              </w:rPr>
            </w:rPrChange>
          </w:rPr>
          <w:t>相比</w:t>
        </w:r>
      </w:ins>
      <w:ins w:id="120" w:author="焱高" w:date="2021-09-12T23:44:00Z">
        <w:r w:rsidRPr="00C64CD2">
          <w:rPr>
            <w:rFonts w:ascii="宋体" w:eastAsia="宋体" w:hAnsi="宋体" w:hint="eastAsia"/>
            <w:color w:val="000000"/>
            <w:kern w:val="0"/>
            <w:sz w:val="17"/>
            <w:szCs w:val="17"/>
            <w:rPrChange w:id="121" w:author="徐 裕隆" w:date="2021-09-13T23:33:00Z">
              <w:rPr>
                <w:rFonts w:ascii="宋体" w:eastAsia="宋体" w:hAnsi="宋体" w:hint="eastAsia"/>
                <w:color w:val="000000"/>
                <w:kern w:val="0"/>
                <w:sz w:val="18"/>
                <w:szCs w:val="18"/>
              </w:rPr>
            </w:rPrChange>
          </w:rPr>
          <w:t>于</w:t>
        </w:r>
      </w:ins>
      <w:ins w:id="122" w:author="赵志文" w:date="2021-09-12T18:04:00Z">
        <w:r w:rsidRPr="00C64CD2">
          <w:rPr>
            <w:rFonts w:ascii="宋体" w:eastAsia="宋体" w:hAnsi="宋体"/>
            <w:color w:val="000000"/>
            <w:kern w:val="0"/>
            <w:sz w:val="17"/>
            <w:szCs w:val="17"/>
            <w:rPrChange w:id="123" w:author="徐 裕隆" w:date="2021-09-13T23:33:00Z">
              <w:rPr>
                <w:rFonts w:ascii="宋体" w:eastAsia="宋体" w:hAnsi="宋体"/>
                <w:color w:val="000000"/>
                <w:kern w:val="0"/>
                <w:sz w:val="18"/>
                <w:szCs w:val="18"/>
              </w:rPr>
            </w:rPrChange>
          </w:rPr>
          <w:t>B算法无分区的反演模型</w:t>
        </w:r>
        <w:del w:id="124" w:author="焱高" w:date="2021-09-12T23:47:00Z">
          <w:r w:rsidRPr="00C64CD2">
            <w:rPr>
              <w:rFonts w:ascii="宋体" w:eastAsia="宋体" w:hAnsi="宋体" w:hint="eastAsia"/>
              <w:color w:val="000000"/>
              <w:kern w:val="0"/>
              <w:sz w:val="17"/>
              <w:szCs w:val="17"/>
              <w:rPrChange w:id="125" w:author="徐 裕隆" w:date="2021-09-13T23:33:00Z">
                <w:rPr>
                  <w:rFonts w:ascii="宋体" w:eastAsia="宋体" w:hAnsi="宋体" w:hint="eastAsia"/>
                  <w:color w:val="000000"/>
                  <w:kern w:val="0"/>
                  <w:sz w:val="18"/>
                  <w:szCs w:val="18"/>
                </w:rPr>
              </w:rPrChange>
            </w:rPr>
            <w:delText>的平均绝对误差为</w:delText>
          </w:r>
          <w:r w:rsidRPr="00C64CD2">
            <w:rPr>
              <w:rFonts w:ascii="宋体" w:eastAsia="宋体" w:hAnsi="宋体"/>
              <w:color w:val="000000"/>
              <w:kern w:val="0"/>
              <w:sz w:val="17"/>
              <w:szCs w:val="17"/>
              <w:rPrChange w:id="126" w:author="徐 裕隆" w:date="2021-09-13T23:33:00Z">
                <w:rPr>
                  <w:rFonts w:ascii="宋体" w:eastAsia="宋体" w:hAnsi="宋体"/>
                  <w:color w:val="000000"/>
                  <w:kern w:val="0"/>
                  <w:sz w:val="18"/>
                  <w:szCs w:val="18"/>
                </w:rPr>
              </w:rPrChange>
            </w:rPr>
            <w:delText>0.78m,平均相对误差为6.37%，但是，水深在30m以下的区域水深分布不集中，误差比较大。</w:delText>
          </w:r>
        </w:del>
      </w:ins>
      <w:ins w:id="127" w:author="焱高" w:date="2021-09-12T23:47:00Z">
        <w:r w:rsidRPr="00C64CD2">
          <w:rPr>
            <w:rFonts w:ascii="宋体" w:eastAsia="宋体" w:hAnsi="宋体" w:hint="eastAsia"/>
            <w:color w:val="000000"/>
            <w:kern w:val="0"/>
            <w:sz w:val="17"/>
            <w:szCs w:val="17"/>
            <w:rPrChange w:id="128" w:author="徐 裕隆" w:date="2021-09-13T23:33:00Z">
              <w:rPr>
                <w:rFonts w:ascii="宋体" w:eastAsia="宋体" w:hAnsi="宋体" w:hint="eastAsia"/>
                <w:color w:val="000000"/>
                <w:kern w:val="0"/>
                <w:sz w:val="18"/>
                <w:szCs w:val="18"/>
              </w:rPr>
            </w:rPrChange>
          </w:rPr>
          <w:t>，</w:t>
        </w:r>
      </w:ins>
      <w:ins w:id="129" w:author="赵志文" w:date="2021-09-12T18:04:00Z">
        <w:del w:id="130" w:author="焱高" w:date="2021-09-12T23:42:00Z">
          <w:r w:rsidRPr="00C64CD2">
            <w:rPr>
              <w:rFonts w:ascii="宋体" w:eastAsia="宋体" w:hAnsi="宋体" w:hint="eastAsia"/>
              <w:color w:val="000000"/>
              <w:kern w:val="0"/>
              <w:sz w:val="17"/>
              <w:szCs w:val="17"/>
              <w:rPrChange w:id="131" w:author="徐 裕隆" w:date="2021-09-13T23:33:00Z">
                <w:rPr>
                  <w:rFonts w:ascii="宋体" w:eastAsia="宋体" w:hAnsi="宋体" w:hint="eastAsia"/>
                  <w:color w:val="000000"/>
                  <w:kern w:val="0"/>
                  <w:sz w:val="18"/>
                  <w:szCs w:val="18"/>
                </w:rPr>
              </w:rPrChange>
            </w:rPr>
            <w:delText>而</w:delText>
          </w:r>
        </w:del>
        <w:r w:rsidRPr="00C64CD2">
          <w:rPr>
            <w:rFonts w:ascii="宋体" w:eastAsia="宋体" w:hAnsi="宋体"/>
            <w:color w:val="000000"/>
            <w:kern w:val="0"/>
            <w:sz w:val="17"/>
            <w:szCs w:val="17"/>
            <w:rPrChange w:id="132" w:author="徐 裕隆" w:date="2021-09-13T23:33:00Z">
              <w:rPr>
                <w:rFonts w:ascii="宋体" w:eastAsia="宋体" w:hAnsi="宋体"/>
                <w:color w:val="000000"/>
                <w:kern w:val="0"/>
                <w:sz w:val="18"/>
                <w:szCs w:val="18"/>
              </w:rPr>
            </w:rPrChange>
          </w:rPr>
          <w:t>B算法进行分区反演和边界异常值滤波处理后，</w:t>
        </w:r>
        <w:del w:id="133" w:author="焱高" w:date="2021-09-12T23:47:00Z">
          <w:r w:rsidRPr="00C64CD2">
            <w:rPr>
              <w:rFonts w:ascii="宋体" w:eastAsia="宋体" w:hAnsi="宋体" w:hint="eastAsia"/>
              <w:color w:val="000000"/>
              <w:kern w:val="0"/>
              <w:sz w:val="17"/>
              <w:szCs w:val="17"/>
              <w:rPrChange w:id="134" w:author="徐 裕隆" w:date="2021-09-13T23:33:00Z">
                <w:rPr>
                  <w:rFonts w:ascii="宋体" w:eastAsia="宋体" w:hAnsi="宋体" w:hint="eastAsia"/>
                  <w:color w:val="000000"/>
                  <w:kern w:val="0"/>
                  <w:sz w:val="18"/>
                  <w:szCs w:val="18"/>
                </w:rPr>
              </w:rPrChange>
            </w:rPr>
            <w:delText>获得相应地平均绝对误差为</w:delText>
          </w:r>
          <w:r w:rsidRPr="00C64CD2">
            <w:rPr>
              <w:rFonts w:ascii="宋体" w:eastAsia="宋体" w:hAnsi="宋体"/>
              <w:color w:val="000000"/>
              <w:kern w:val="0"/>
              <w:sz w:val="17"/>
              <w:szCs w:val="17"/>
              <w:rPrChange w:id="135" w:author="徐 裕隆" w:date="2021-09-13T23:33:00Z">
                <w:rPr>
                  <w:rFonts w:ascii="宋体" w:eastAsia="宋体" w:hAnsi="宋体"/>
                  <w:color w:val="000000"/>
                  <w:kern w:val="0"/>
                  <w:sz w:val="18"/>
                  <w:szCs w:val="18"/>
                </w:rPr>
              </w:rPrChange>
            </w:rPr>
            <w:delText>0.88m，</w:delText>
          </w:r>
        </w:del>
        <w:r w:rsidRPr="00C64CD2">
          <w:rPr>
            <w:rFonts w:ascii="宋体" w:eastAsia="宋体" w:hAnsi="宋体" w:hint="eastAsia"/>
            <w:color w:val="000000"/>
            <w:kern w:val="0"/>
            <w:sz w:val="17"/>
            <w:szCs w:val="17"/>
            <w:rPrChange w:id="136" w:author="徐 裕隆" w:date="2021-09-13T23:33:00Z">
              <w:rPr>
                <w:rFonts w:ascii="宋体" w:eastAsia="宋体" w:hAnsi="宋体" w:hint="eastAsia"/>
                <w:color w:val="000000"/>
                <w:kern w:val="0"/>
                <w:sz w:val="18"/>
                <w:szCs w:val="18"/>
              </w:rPr>
            </w:rPrChange>
          </w:rPr>
          <w:t>平均相对误差</w:t>
        </w:r>
        <w:del w:id="137" w:author="焱高" w:date="2021-09-12T23:48:00Z">
          <w:r w:rsidRPr="00C64CD2">
            <w:rPr>
              <w:rFonts w:ascii="宋体" w:eastAsia="宋体" w:hAnsi="宋体"/>
              <w:color w:val="000000"/>
              <w:kern w:val="0"/>
              <w:sz w:val="17"/>
              <w:szCs w:val="17"/>
              <w:rPrChange w:id="138" w:author="徐 裕隆" w:date="2021-09-13T23:33:00Z">
                <w:rPr>
                  <w:rFonts w:ascii="宋体" w:eastAsia="宋体" w:hAnsi="宋体"/>
                  <w:color w:val="000000"/>
                  <w:kern w:val="0"/>
                  <w:sz w:val="18"/>
                  <w:szCs w:val="18"/>
                </w:rPr>
              </w:rPrChange>
            </w:rPr>
            <w:delText>为3.12%</w:delText>
          </w:r>
        </w:del>
      </w:ins>
      <w:ins w:id="139" w:author="焱高" w:date="2021-09-12T23:48:00Z">
        <w:r w:rsidRPr="00C64CD2">
          <w:rPr>
            <w:rFonts w:ascii="宋体" w:eastAsia="宋体" w:hAnsi="宋体" w:hint="eastAsia"/>
            <w:color w:val="000000"/>
            <w:kern w:val="0"/>
            <w:sz w:val="17"/>
            <w:szCs w:val="17"/>
            <w:rPrChange w:id="140" w:author="徐 裕隆" w:date="2021-09-13T23:33:00Z">
              <w:rPr>
                <w:rFonts w:ascii="宋体" w:eastAsia="宋体" w:hAnsi="宋体" w:hint="eastAsia"/>
                <w:color w:val="000000"/>
                <w:kern w:val="0"/>
                <w:sz w:val="18"/>
                <w:szCs w:val="18"/>
              </w:rPr>
            </w:rPrChange>
          </w:rPr>
          <w:t>显著降低</w:t>
        </w:r>
      </w:ins>
      <w:ins w:id="141" w:author="赵志文" w:date="2021-09-12T18:04:00Z">
        <w:r w:rsidRPr="00C64CD2">
          <w:rPr>
            <w:rFonts w:ascii="宋体" w:eastAsia="宋体" w:hAnsi="宋体" w:hint="eastAsia"/>
            <w:color w:val="000000"/>
            <w:kern w:val="0"/>
            <w:sz w:val="17"/>
            <w:szCs w:val="17"/>
            <w:rPrChange w:id="142" w:author="徐 裕隆" w:date="2021-09-13T23:33:00Z">
              <w:rPr>
                <w:rFonts w:ascii="宋体" w:eastAsia="宋体" w:hAnsi="宋体" w:hint="eastAsia"/>
                <w:color w:val="000000"/>
                <w:kern w:val="0"/>
                <w:sz w:val="18"/>
                <w:szCs w:val="18"/>
              </w:rPr>
            </w:rPrChange>
          </w:rPr>
          <w:t>，而</w:t>
        </w:r>
      </w:ins>
      <w:ins w:id="143" w:author="焱高" w:date="2021-09-13T00:25:00Z">
        <w:r w:rsidRPr="00C64CD2">
          <w:rPr>
            <w:rFonts w:ascii="宋体" w:eastAsia="宋体" w:hAnsi="宋体" w:hint="eastAsia"/>
            <w:color w:val="000000"/>
            <w:kern w:val="0"/>
            <w:sz w:val="17"/>
            <w:szCs w:val="17"/>
            <w:rPrChange w:id="144" w:author="徐 裕隆" w:date="2021-09-13T23:33:00Z">
              <w:rPr>
                <w:rFonts w:ascii="宋体" w:eastAsia="宋体" w:hAnsi="宋体" w:hint="eastAsia"/>
                <w:color w:val="000000"/>
                <w:kern w:val="0"/>
                <w:sz w:val="18"/>
                <w:szCs w:val="18"/>
              </w:rPr>
            </w:rPrChange>
          </w:rPr>
          <w:t>且</w:t>
        </w:r>
      </w:ins>
      <w:ins w:id="145" w:author="赵志文" w:date="2021-09-12T18:04:00Z">
        <w:r w:rsidRPr="00C64CD2">
          <w:rPr>
            <w:rFonts w:ascii="宋体" w:eastAsia="宋体" w:hAnsi="宋体" w:hint="eastAsia"/>
            <w:color w:val="000000"/>
            <w:kern w:val="0"/>
            <w:sz w:val="17"/>
            <w:szCs w:val="17"/>
            <w:rPrChange w:id="146" w:author="徐 裕隆" w:date="2021-09-13T23:33:00Z">
              <w:rPr>
                <w:rFonts w:ascii="宋体" w:eastAsia="宋体" w:hAnsi="宋体" w:hint="eastAsia"/>
                <w:color w:val="000000"/>
                <w:kern w:val="0"/>
                <w:sz w:val="18"/>
                <w:szCs w:val="18"/>
              </w:rPr>
            </w:rPrChange>
          </w:rPr>
          <w:t>水深在</w:t>
        </w:r>
        <w:r w:rsidRPr="00C64CD2">
          <w:rPr>
            <w:rFonts w:ascii="宋体" w:eastAsia="宋体" w:hAnsi="宋体"/>
            <w:color w:val="000000"/>
            <w:kern w:val="0"/>
            <w:sz w:val="17"/>
            <w:szCs w:val="17"/>
            <w:rPrChange w:id="147" w:author="徐 裕隆" w:date="2021-09-13T23:33:00Z">
              <w:rPr>
                <w:rFonts w:ascii="宋体" w:eastAsia="宋体" w:hAnsi="宋体"/>
                <w:color w:val="000000"/>
                <w:kern w:val="0"/>
                <w:sz w:val="18"/>
                <w:szCs w:val="18"/>
              </w:rPr>
            </w:rPrChange>
          </w:rPr>
          <w:t>30m以下的区域分布更加集中</w:t>
        </w:r>
        <w:del w:id="148" w:author="焱高" w:date="2021-09-12T23:48:00Z">
          <w:r w:rsidRPr="00C64CD2">
            <w:rPr>
              <w:rFonts w:ascii="宋体" w:eastAsia="宋体" w:hAnsi="宋体" w:hint="eastAsia"/>
              <w:color w:val="000000"/>
              <w:kern w:val="0"/>
              <w:sz w:val="17"/>
              <w:szCs w:val="17"/>
              <w:rPrChange w:id="149" w:author="徐 裕隆" w:date="2021-09-13T23:33:00Z">
                <w:rPr>
                  <w:rFonts w:ascii="宋体" w:eastAsia="宋体" w:hAnsi="宋体" w:hint="eastAsia"/>
                  <w:color w:val="000000"/>
                  <w:kern w:val="0"/>
                  <w:sz w:val="18"/>
                  <w:szCs w:val="18"/>
                </w:rPr>
              </w:rPrChange>
            </w:rPr>
            <w:delText>，误差最大可以减少</w:delText>
          </w:r>
          <w:commentRangeStart w:id="150"/>
          <w:r w:rsidRPr="00C64CD2">
            <w:rPr>
              <w:rFonts w:ascii="宋体" w:eastAsia="宋体" w:hAnsi="宋体"/>
              <w:color w:val="000000"/>
              <w:kern w:val="0"/>
              <w:sz w:val="17"/>
              <w:szCs w:val="17"/>
              <w:rPrChange w:id="151" w:author="徐 裕隆" w:date="2021-09-13T23:33:00Z">
                <w:rPr>
                  <w:rFonts w:ascii="宋体" w:eastAsia="宋体" w:hAnsi="宋体"/>
                  <w:color w:val="000000"/>
                  <w:kern w:val="0"/>
                  <w:sz w:val="18"/>
                  <w:szCs w:val="18"/>
                </w:rPr>
              </w:rPrChange>
            </w:rPr>
            <w:delText>20</w:delText>
          </w:r>
        </w:del>
      </w:ins>
      <w:commentRangeEnd w:id="150"/>
      <w:ins w:id="152" w:author="赵志文" w:date="2021-09-12T18:06:00Z">
        <w:del w:id="153" w:author="焱高" w:date="2021-09-12T23:48:00Z">
          <w:r w:rsidRPr="00C64CD2">
            <w:rPr>
              <w:rStyle w:val="ad"/>
              <w:rFonts w:ascii="宋体" w:eastAsia="宋体" w:hAnsi="宋体"/>
              <w:spacing w:val="0"/>
              <w:sz w:val="17"/>
              <w:szCs w:val="17"/>
              <w:rPrChange w:id="154" w:author="徐 裕隆" w:date="2021-09-13T23:33:00Z">
                <w:rPr>
                  <w:rStyle w:val="ad"/>
                  <w:rFonts w:eastAsia="宋体"/>
                  <w:spacing w:val="0"/>
                </w:rPr>
              </w:rPrChange>
            </w:rPr>
            <w:commentReference w:id="150"/>
          </w:r>
        </w:del>
      </w:ins>
      <w:ins w:id="155" w:author="赵志文" w:date="2021-09-12T18:04:00Z">
        <w:del w:id="156" w:author="焱高" w:date="2021-09-12T23:48:00Z">
          <w:r w:rsidRPr="00C64CD2">
            <w:rPr>
              <w:rFonts w:ascii="宋体" w:eastAsia="宋体" w:hAnsi="宋体"/>
              <w:color w:val="000000"/>
              <w:kern w:val="0"/>
              <w:sz w:val="17"/>
              <w:szCs w:val="17"/>
              <w:rPrChange w:id="157" w:author="徐 裕隆" w:date="2021-09-13T23:33:00Z">
                <w:rPr>
                  <w:rFonts w:ascii="宋体" w:eastAsia="宋体" w:hAnsi="宋体"/>
                  <w:color w:val="000000"/>
                  <w:kern w:val="0"/>
                  <w:sz w:val="18"/>
                  <w:szCs w:val="18"/>
                </w:rPr>
              </w:rPrChange>
            </w:rPr>
            <w:delText>%</w:delText>
          </w:r>
        </w:del>
        <w:r w:rsidRPr="00C64CD2">
          <w:rPr>
            <w:rFonts w:ascii="宋体" w:eastAsia="宋体" w:hAnsi="宋体" w:hint="eastAsia"/>
            <w:color w:val="000000"/>
            <w:kern w:val="0"/>
            <w:sz w:val="17"/>
            <w:szCs w:val="17"/>
            <w:rPrChange w:id="158" w:author="徐 裕隆" w:date="2021-09-13T23:33:00Z">
              <w:rPr>
                <w:rFonts w:ascii="宋体" w:eastAsia="宋体" w:hAnsi="宋体" w:hint="eastAsia"/>
                <w:color w:val="000000"/>
                <w:kern w:val="0"/>
                <w:sz w:val="18"/>
                <w:szCs w:val="18"/>
              </w:rPr>
            </w:rPrChange>
          </w:rPr>
          <w:t>。本研究为选择</w:t>
        </w:r>
        <w:r w:rsidRPr="00C64CD2">
          <w:rPr>
            <w:rFonts w:ascii="宋体" w:eastAsia="宋体" w:hAnsi="宋体"/>
            <w:color w:val="000000"/>
            <w:kern w:val="0"/>
            <w:sz w:val="17"/>
            <w:szCs w:val="17"/>
            <w:rPrChange w:id="159" w:author="徐 裕隆" w:date="2021-09-13T23:33:00Z">
              <w:rPr>
                <w:rFonts w:ascii="宋体" w:eastAsia="宋体" w:hAnsi="宋体"/>
                <w:color w:val="000000"/>
                <w:kern w:val="0"/>
                <w:sz w:val="18"/>
                <w:szCs w:val="18"/>
              </w:rPr>
            </w:rPrChange>
          </w:rPr>
          <w:t>B算法的分区反演和边界异常值滤波处理后的模型</w:t>
        </w:r>
      </w:ins>
      <w:ins w:id="160" w:author="赵志文" w:date="2021-09-12T18:14:00Z">
        <w:r w:rsidRPr="00C64CD2">
          <w:rPr>
            <w:rFonts w:ascii="宋体" w:eastAsia="宋体" w:hAnsi="宋体" w:hint="eastAsia"/>
            <w:color w:val="000000"/>
            <w:kern w:val="0"/>
            <w:sz w:val="17"/>
            <w:szCs w:val="17"/>
            <w:rPrChange w:id="161" w:author="徐 裕隆" w:date="2021-09-13T23:33:00Z">
              <w:rPr>
                <w:rFonts w:ascii="宋体" w:eastAsia="宋体" w:hAnsi="宋体" w:hint="eastAsia"/>
                <w:color w:val="000000"/>
                <w:kern w:val="0"/>
                <w:sz w:val="18"/>
                <w:szCs w:val="18"/>
              </w:rPr>
            </w:rPrChange>
          </w:rPr>
          <w:t>用于</w:t>
        </w:r>
      </w:ins>
      <w:ins w:id="162" w:author="赵志文" w:date="2021-09-12T18:07:00Z">
        <w:r w:rsidRPr="00C64CD2">
          <w:rPr>
            <w:rFonts w:ascii="宋体" w:eastAsia="宋体" w:hAnsi="宋体" w:hint="eastAsia"/>
            <w:color w:val="000000"/>
            <w:kern w:val="0"/>
            <w:sz w:val="17"/>
            <w:szCs w:val="17"/>
            <w:rPrChange w:id="163" w:author="徐 裕隆" w:date="2021-09-13T23:33:00Z">
              <w:rPr>
                <w:rFonts w:ascii="宋体" w:eastAsia="宋体" w:hAnsi="宋体" w:hint="eastAsia"/>
                <w:color w:val="000000"/>
                <w:kern w:val="0"/>
                <w:sz w:val="18"/>
                <w:szCs w:val="18"/>
              </w:rPr>
            </w:rPrChange>
          </w:rPr>
          <w:t>水深反演</w:t>
        </w:r>
      </w:ins>
      <w:ins w:id="164" w:author="赵志文" w:date="2021-09-12T18:04:00Z">
        <w:r w:rsidRPr="00C64CD2">
          <w:rPr>
            <w:rFonts w:ascii="宋体" w:eastAsia="宋体" w:hAnsi="宋体" w:hint="eastAsia"/>
            <w:color w:val="000000"/>
            <w:kern w:val="0"/>
            <w:sz w:val="17"/>
            <w:szCs w:val="17"/>
            <w:rPrChange w:id="165" w:author="徐 裕隆" w:date="2021-09-13T23:33:00Z">
              <w:rPr>
                <w:rFonts w:ascii="宋体" w:eastAsia="宋体" w:hAnsi="宋体" w:hint="eastAsia"/>
                <w:color w:val="000000"/>
                <w:kern w:val="0"/>
                <w:sz w:val="18"/>
                <w:szCs w:val="18"/>
              </w:rPr>
            </w:rPrChange>
          </w:rPr>
          <w:t>提供了实验证明和理论</w:t>
        </w:r>
        <w:commentRangeStart w:id="166"/>
        <w:r w:rsidRPr="00C64CD2">
          <w:rPr>
            <w:rFonts w:ascii="宋体" w:eastAsia="宋体" w:hAnsi="宋体" w:hint="eastAsia"/>
            <w:color w:val="000000"/>
            <w:kern w:val="0"/>
            <w:sz w:val="17"/>
            <w:szCs w:val="17"/>
            <w:rPrChange w:id="167" w:author="徐 裕隆" w:date="2021-09-13T23:33:00Z">
              <w:rPr>
                <w:rFonts w:ascii="宋体" w:eastAsia="宋体" w:hAnsi="宋体" w:hint="eastAsia"/>
                <w:color w:val="000000"/>
                <w:kern w:val="0"/>
                <w:sz w:val="18"/>
                <w:szCs w:val="18"/>
              </w:rPr>
            </w:rPrChange>
          </w:rPr>
          <w:t>支持</w:t>
        </w:r>
      </w:ins>
      <w:commentRangeEnd w:id="166"/>
      <w:ins w:id="168" w:author="赵志文" w:date="2021-09-12T18:07:00Z">
        <w:r w:rsidRPr="00C64CD2">
          <w:rPr>
            <w:rStyle w:val="ad"/>
            <w:rFonts w:ascii="宋体" w:eastAsia="宋体" w:hAnsi="宋体"/>
            <w:spacing w:val="0"/>
            <w:sz w:val="17"/>
            <w:szCs w:val="17"/>
            <w:rPrChange w:id="169" w:author="徐 裕隆" w:date="2021-09-13T23:33:00Z">
              <w:rPr>
                <w:rStyle w:val="ad"/>
                <w:rFonts w:eastAsia="宋体"/>
                <w:spacing w:val="0"/>
              </w:rPr>
            </w:rPrChange>
          </w:rPr>
          <w:commentReference w:id="166"/>
        </w:r>
      </w:ins>
      <w:ins w:id="170" w:author="赵志文" w:date="2021-09-12T18:04:00Z">
        <w:r w:rsidRPr="00C64CD2">
          <w:rPr>
            <w:rFonts w:ascii="宋体" w:eastAsia="宋体" w:hAnsi="宋体" w:hint="eastAsia"/>
            <w:color w:val="000000"/>
            <w:kern w:val="0"/>
            <w:sz w:val="17"/>
            <w:szCs w:val="17"/>
            <w:rPrChange w:id="171" w:author="徐 裕隆" w:date="2021-09-13T23:33:00Z">
              <w:rPr>
                <w:rFonts w:ascii="宋体" w:eastAsia="宋体" w:hAnsi="宋体" w:hint="eastAsia"/>
                <w:color w:val="000000"/>
                <w:kern w:val="0"/>
                <w:sz w:val="18"/>
                <w:szCs w:val="18"/>
              </w:rPr>
            </w:rPrChange>
          </w:rPr>
          <w:t>。</w:t>
        </w:r>
      </w:ins>
      <w:del w:id="172" w:author="赵志文" w:date="2021-09-12T18:04:00Z">
        <w:r w:rsidRPr="00C64CD2">
          <w:rPr>
            <w:rFonts w:ascii="宋体" w:eastAsia="宋体" w:hAnsi="宋体" w:hint="eastAsia"/>
            <w:color w:val="000000"/>
            <w:kern w:val="0"/>
            <w:sz w:val="17"/>
            <w:szCs w:val="17"/>
            <w:rPrChange w:id="173" w:author="徐 裕隆" w:date="2021-09-13T23:33:00Z">
              <w:rPr>
                <w:rFonts w:ascii="宋体" w:eastAsia="宋体" w:hAnsi="宋体" w:hint="eastAsia"/>
                <w:color w:val="000000"/>
                <w:kern w:val="0"/>
                <w:sz w:val="18"/>
                <w:szCs w:val="18"/>
              </w:rPr>
            </w:rPrChange>
          </w:rPr>
          <w:delText>本文基于</w:delText>
        </w:r>
        <w:r w:rsidRPr="00C64CD2">
          <w:rPr>
            <w:rFonts w:ascii="宋体" w:eastAsia="宋体" w:hAnsi="宋体"/>
            <w:color w:val="000000"/>
            <w:kern w:val="0"/>
            <w:sz w:val="17"/>
            <w:szCs w:val="17"/>
            <w:rPrChange w:id="174" w:author="徐 裕隆" w:date="2021-09-13T23:33:00Z">
              <w:rPr>
                <w:rFonts w:ascii="宋体" w:eastAsia="宋体" w:hAnsi="宋体"/>
                <w:color w:val="000000"/>
                <w:kern w:val="0"/>
                <w:sz w:val="18"/>
                <w:szCs w:val="18"/>
              </w:rPr>
            </w:rPrChange>
          </w:rPr>
          <w:delText>FW-SFCC手持式超声波测深仪实测水深数据，通过LandSat-8 OLI卫星遥感影像进行水深反演，对比分析了底部反照率独立水深测量算法(B算法)、多波段模型水深估算的精度及其稳定性。结果表明，B算法模型是牛路岭遥感测深的最优模型。针对B算法模型中对深度小于30m的水体及边界处反演精度不准确这一缺陷，提出了分区反演和边界处异常像元的均值滤波的处理方法，结果显示平均绝对误差和平均相对误差均有改善。反演表明：分区B算法模型可靠，精度满足需求，这对进一步动态掌握海南岛水体水深变化提供了先行经验和方法。</w:delText>
        </w:r>
      </w:del>
    </w:p>
    <w:bookmarkEnd w:id="0"/>
    <w:p w14:paraId="0F4EFC02" w14:textId="77777777" w:rsidR="00C64CD2" w:rsidRPr="00C64CD2" w:rsidRDefault="00C64CD2" w:rsidP="00C64CD2">
      <w:pPr>
        <w:adjustRightInd w:val="0"/>
        <w:spacing w:line="480" w:lineRule="auto"/>
        <w:ind w:left="425" w:right="425" w:firstLine="0"/>
        <w:rPr>
          <w:rFonts w:ascii="宋体" w:eastAsia="宋体" w:hAnsi="宋体"/>
          <w:kern w:val="0"/>
          <w:sz w:val="17"/>
          <w:szCs w:val="17"/>
          <w:rPrChange w:id="175" w:author="徐 裕隆" w:date="2021-09-13T23:34:00Z">
            <w:rPr>
              <w:rFonts w:ascii="宋体" w:eastAsia="宋体" w:hAnsi="宋体"/>
              <w:kern w:val="0"/>
              <w:sz w:val="18"/>
              <w:szCs w:val="18"/>
            </w:rPr>
          </w:rPrChange>
        </w:rPr>
      </w:pPr>
      <w:r w:rsidRPr="00C64CD2">
        <w:rPr>
          <w:rFonts w:ascii="黑体" w:eastAsia="黑体" w:hAnsi="黑体"/>
          <w:b/>
          <w:bCs/>
          <w:kern w:val="0"/>
          <w:sz w:val="18"/>
          <w:szCs w:val="18"/>
          <w:rPrChange w:id="176" w:author="徐 裕隆" w:date="2021-09-13T23:33:00Z">
            <w:rPr>
              <w:rFonts w:ascii="宋体" w:eastAsia="宋体" w:hAnsi="宋体"/>
              <w:b/>
              <w:bCs/>
              <w:kern w:val="0"/>
              <w:sz w:val="18"/>
              <w:szCs w:val="18"/>
            </w:rPr>
          </w:rPrChange>
        </w:rPr>
        <w:t>关键词</w:t>
      </w:r>
      <w:r w:rsidRPr="00C64CD2">
        <w:rPr>
          <w:rFonts w:ascii="黑体" w:eastAsia="黑体" w:hAnsi="黑体"/>
          <w:b/>
          <w:kern w:val="0"/>
          <w:sz w:val="18"/>
          <w:szCs w:val="18"/>
          <w:rPrChange w:id="177" w:author="徐 裕隆" w:date="2021-09-13T23:33:00Z">
            <w:rPr>
              <w:rFonts w:ascii="宋体" w:eastAsia="宋体" w:hAnsi="宋体"/>
              <w:b/>
              <w:kern w:val="0"/>
              <w:sz w:val="18"/>
              <w:szCs w:val="18"/>
            </w:rPr>
          </w:rPrChange>
        </w:rPr>
        <w:t>:</w:t>
      </w:r>
      <w:r>
        <w:rPr>
          <w:rFonts w:ascii="宋体" w:eastAsia="宋体" w:hAnsi="宋体" w:hint="eastAsia"/>
          <w:b/>
          <w:kern w:val="0"/>
          <w:sz w:val="18"/>
          <w:szCs w:val="18"/>
        </w:rPr>
        <w:t xml:space="preserve">  </w:t>
      </w:r>
      <w:r w:rsidRPr="00C64CD2">
        <w:rPr>
          <w:rFonts w:ascii="宋体" w:eastAsia="宋体" w:hAnsi="宋体" w:hint="eastAsia"/>
          <w:color w:val="000000"/>
          <w:sz w:val="17"/>
          <w:szCs w:val="17"/>
          <w:rPrChange w:id="178" w:author="徐 裕隆" w:date="2021-09-13T23:34:00Z">
            <w:rPr>
              <w:rFonts w:ascii="宋体" w:eastAsia="宋体" w:hAnsi="宋体" w:hint="eastAsia"/>
              <w:color w:val="000000"/>
              <w:sz w:val="18"/>
              <w:szCs w:val="18"/>
            </w:rPr>
          </w:rPrChange>
        </w:rPr>
        <w:t>牛路岭水库；</w:t>
      </w:r>
      <w:r w:rsidRPr="00C64CD2">
        <w:rPr>
          <w:rFonts w:ascii="宋体" w:eastAsia="宋体" w:hAnsi="宋体"/>
          <w:color w:val="000000"/>
          <w:sz w:val="17"/>
          <w:szCs w:val="17"/>
          <w:rPrChange w:id="179" w:author="徐 裕隆" w:date="2021-09-13T23:34:00Z">
            <w:rPr>
              <w:rFonts w:ascii="宋体" w:eastAsia="宋体" w:hAnsi="宋体"/>
              <w:color w:val="000000"/>
              <w:sz w:val="18"/>
              <w:szCs w:val="18"/>
            </w:rPr>
          </w:rPrChange>
        </w:rPr>
        <w:t>B算法；分区反演</w:t>
      </w:r>
      <w:ins w:id="180" w:author="赵志文" w:date="2021-09-12T18:11:00Z">
        <w:r w:rsidRPr="00C64CD2">
          <w:rPr>
            <w:rFonts w:ascii="宋体" w:eastAsia="宋体" w:hAnsi="宋体" w:hint="eastAsia"/>
            <w:color w:val="000000"/>
            <w:sz w:val="17"/>
            <w:szCs w:val="17"/>
            <w:rPrChange w:id="181" w:author="徐 裕隆" w:date="2021-09-13T23:34:00Z">
              <w:rPr>
                <w:rFonts w:ascii="宋体" w:eastAsia="宋体" w:hAnsi="宋体" w:hint="eastAsia"/>
                <w:color w:val="000000"/>
                <w:sz w:val="18"/>
                <w:szCs w:val="18"/>
              </w:rPr>
            </w:rPrChange>
          </w:rPr>
          <w:t>；</w:t>
        </w:r>
      </w:ins>
      <w:ins w:id="182" w:author="赵志文" w:date="2021-09-12T18:12:00Z">
        <w:r w:rsidRPr="00C64CD2">
          <w:rPr>
            <w:rFonts w:ascii="宋体" w:eastAsia="宋体" w:hAnsi="宋体" w:hint="eastAsia"/>
            <w:color w:val="000000"/>
            <w:sz w:val="17"/>
            <w:szCs w:val="17"/>
            <w:rPrChange w:id="183" w:author="徐 裕隆" w:date="2021-09-13T23:34:00Z">
              <w:rPr>
                <w:rFonts w:ascii="宋体" w:eastAsia="宋体" w:hAnsi="宋体" w:hint="eastAsia"/>
                <w:color w:val="000000"/>
                <w:sz w:val="18"/>
                <w:szCs w:val="18"/>
              </w:rPr>
            </w:rPrChange>
          </w:rPr>
          <w:t>水深探测；均值滤波</w:t>
        </w:r>
      </w:ins>
    </w:p>
    <w:p w14:paraId="6426895A" w14:textId="77777777" w:rsidR="00C64CD2" w:rsidRDefault="00C64CD2" w:rsidP="00C64CD2">
      <w:pPr>
        <w:spacing w:line="480" w:lineRule="auto"/>
        <w:rPr>
          <w:kern w:val="0"/>
          <w:szCs w:val="29"/>
        </w:rPr>
        <w:sectPr w:rsidR="00C64CD2" w:rsidSect="00C64CD2">
          <w:headerReference w:type="even" r:id="rId10"/>
          <w:headerReference w:type="default" r:id="rId11"/>
          <w:footerReference w:type="even" r:id="rId12"/>
          <w:footerReference w:type="default" r:id="rId13"/>
          <w:headerReference w:type="first" r:id="rId14"/>
          <w:footerReference w:type="first" r:id="rId15"/>
          <w:pgSz w:w="11907" w:h="16216"/>
          <w:pgMar w:top="907" w:right="1134" w:bottom="907" w:left="1134" w:header="680" w:footer="567" w:gutter="0"/>
          <w:lnNumType w:countBy="1" w:restart="continuous"/>
          <w:pgNumType w:start="7"/>
          <w:cols w:space="720"/>
          <w:titlePg/>
          <w:docGrid w:type="lines" w:linePitch="312"/>
        </w:sectPr>
      </w:pPr>
      <w:r>
        <w:rPr>
          <w:color w:val="FF0000"/>
          <w:kern w:val="0"/>
          <w:sz w:val="17"/>
          <w:szCs w:val="18"/>
        </w:rPr>
        <w:t xml:space="preserve"> </w:t>
      </w:r>
    </w:p>
    <w:p w14:paraId="35703D7A" w14:textId="7D841325" w:rsidR="00C64CD2" w:rsidRDefault="00C64CD2" w:rsidP="00C64CD2">
      <w:pPr>
        <w:pStyle w:val="4"/>
        <w:spacing w:line="480" w:lineRule="auto"/>
        <w:rPr>
          <w:rFonts w:ascii="宋体" w:eastAsia="宋体" w:hAnsi="宋体"/>
          <w:b/>
        </w:rPr>
      </w:pPr>
      <w:r>
        <w:rPr>
          <w:rFonts w:ascii="宋体" w:eastAsia="宋体" w:hAnsi="宋体" w:hint="eastAsia"/>
          <w:b/>
        </w:rPr>
        <w:lastRenderedPageBreak/>
        <w:t>0  引  言</w:t>
      </w:r>
    </w:p>
    <w:p w14:paraId="08FC1636" w14:textId="77777777" w:rsidR="008F695C" w:rsidRDefault="00C64CD2" w:rsidP="00C64CD2">
      <w:pPr>
        <w:spacing w:line="480" w:lineRule="auto"/>
        <w:rPr>
          <w:ins w:id="184" w:author="shi minan" w:date="2021-09-14T12:03:00Z"/>
          <w:rFonts w:ascii="宋体" w:eastAsia="宋体" w:hAnsi="宋体"/>
          <w:szCs w:val="20"/>
        </w:rPr>
      </w:pPr>
      <w:r w:rsidRPr="00C64CD2">
        <w:rPr>
          <w:rFonts w:ascii="宋体" w:eastAsia="宋体" w:hAnsi="宋体" w:hint="eastAsia"/>
          <w:szCs w:val="20"/>
          <w:rPrChange w:id="185" w:author="徐 裕隆" w:date="2021-09-13T23:36:00Z">
            <w:rPr>
              <w:rFonts w:ascii="宋体" w:eastAsia="宋体" w:hAnsi="宋体" w:hint="eastAsia"/>
              <w:sz w:val="21"/>
            </w:rPr>
          </w:rPrChange>
        </w:rPr>
        <w:t>海南岛属热带季风海洋性气候，</w:t>
      </w:r>
      <w:ins w:id="186" w:author="shi minan" w:date="2021-09-14T12:03:00Z">
        <w:r w:rsidR="008F695C" w:rsidRPr="00C47E6F">
          <w:rPr>
            <w:rFonts w:ascii="宋体" w:eastAsia="宋体" w:hAnsi="宋体" w:hint="eastAsia"/>
            <w:szCs w:val="20"/>
          </w:rPr>
          <w:t>雨量充沛</w:t>
        </w:r>
        <w:r w:rsidR="008F695C">
          <w:rPr>
            <w:rFonts w:ascii="宋体" w:eastAsia="宋体" w:hAnsi="宋体" w:hint="eastAsia"/>
            <w:szCs w:val="20"/>
          </w:rPr>
          <w:t>，</w:t>
        </w:r>
      </w:ins>
      <w:r w:rsidRPr="00C64CD2">
        <w:rPr>
          <w:rFonts w:ascii="宋体" w:eastAsia="宋体" w:hAnsi="宋体" w:hint="eastAsia"/>
          <w:szCs w:val="20"/>
          <w:rPrChange w:id="187" w:author="徐 裕隆" w:date="2021-09-13T23:36:00Z">
            <w:rPr>
              <w:rFonts w:ascii="宋体" w:eastAsia="宋体" w:hAnsi="宋体" w:hint="eastAsia"/>
              <w:sz w:val="21"/>
            </w:rPr>
          </w:rPrChange>
        </w:rPr>
        <w:t>热带风暴</w:t>
      </w:r>
      <w:del w:id="188" w:author="shi minan" w:date="2021-09-14T12:03:00Z">
        <w:r w:rsidRPr="00C64CD2" w:rsidDel="008F695C">
          <w:rPr>
            <w:rFonts w:ascii="宋体" w:eastAsia="宋体" w:hAnsi="宋体" w:hint="eastAsia"/>
            <w:szCs w:val="20"/>
            <w:rPrChange w:id="189" w:author="徐 裕隆" w:date="2021-09-13T23:36:00Z">
              <w:rPr>
                <w:rFonts w:ascii="宋体" w:eastAsia="宋体" w:hAnsi="宋体" w:hint="eastAsia"/>
                <w:sz w:val="21"/>
              </w:rPr>
            </w:rPrChange>
          </w:rPr>
          <w:delText>、</w:delText>
        </w:r>
      </w:del>
      <w:ins w:id="190" w:author="shi minan" w:date="2021-09-14T12:03:00Z">
        <w:r w:rsidR="008F695C">
          <w:rPr>
            <w:rFonts w:ascii="宋体" w:eastAsia="宋体" w:hAnsi="宋体" w:hint="eastAsia"/>
            <w:szCs w:val="20"/>
          </w:rPr>
          <w:t>和</w:t>
        </w:r>
      </w:ins>
      <w:r w:rsidRPr="00C64CD2">
        <w:rPr>
          <w:rFonts w:ascii="宋体" w:eastAsia="宋体" w:hAnsi="宋体" w:hint="eastAsia"/>
          <w:szCs w:val="20"/>
          <w:rPrChange w:id="191" w:author="徐 裕隆" w:date="2021-09-13T23:36:00Z">
            <w:rPr>
              <w:rFonts w:ascii="宋体" w:eastAsia="宋体" w:hAnsi="宋体" w:hint="eastAsia"/>
              <w:sz w:val="21"/>
            </w:rPr>
          </w:rPrChange>
        </w:rPr>
        <w:t>台风频发，</w:t>
      </w:r>
      <w:del w:id="192" w:author="shi minan" w:date="2021-09-14T12:03:00Z">
        <w:r w:rsidRPr="00C64CD2" w:rsidDel="008F695C">
          <w:rPr>
            <w:rFonts w:ascii="宋体" w:eastAsia="宋体" w:hAnsi="宋体" w:hint="eastAsia"/>
            <w:szCs w:val="20"/>
            <w:rPrChange w:id="193" w:author="徐 裕隆" w:date="2021-09-13T23:36:00Z">
              <w:rPr>
                <w:rFonts w:ascii="宋体" w:eastAsia="宋体" w:hAnsi="宋体" w:hint="eastAsia"/>
                <w:sz w:val="21"/>
              </w:rPr>
            </w:rPrChange>
          </w:rPr>
          <w:delText>雨量充沛</w:delText>
        </w:r>
      </w:del>
      <w:r w:rsidRPr="00C64CD2">
        <w:rPr>
          <w:rFonts w:ascii="宋体" w:eastAsia="宋体" w:hAnsi="宋体" w:hint="eastAsia"/>
          <w:szCs w:val="20"/>
          <w:rPrChange w:id="194" w:author="徐 裕隆" w:date="2021-09-13T23:36:00Z">
            <w:rPr>
              <w:rFonts w:ascii="宋体" w:eastAsia="宋体" w:hAnsi="宋体" w:hint="eastAsia"/>
              <w:sz w:val="21"/>
            </w:rPr>
          </w:rPrChange>
        </w:rPr>
        <w:t>（</w:t>
      </w:r>
      <w:r w:rsidRPr="00C64CD2">
        <w:rPr>
          <w:rFonts w:ascii="宋体" w:eastAsia="宋体" w:hAnsi="宋体" w:cs="Arial" w:hint="eastAsia"/>
          <w:color w:val="000000"/>
          <w:szCs w:val="20"/>
          <w:shd w:val="clear" w:color="auto" w:fill="FFFFFF"/>
          <w:rPrChange w:id="195" w:author="徐 裕隆" w:date="2021-09-13T23:36:00Z">
            <w:rPr>
              <w:rFonts w:ascii="宋体" w:eastAsia="宋体" w:hAnsi="宋体" w:cs="Arial" w:hint="eastAsia"/>
              <w:color w:val="000000"/>
              <w:sz w:val="21"/>
              <w:shd w:val="clear" w:color="auto" w:fill="FFFFFF"/>
            </w:rPr>
          </w:rPrChange>
        </w:rPr>
        <w:t>周祖光</w:t>
      </w:r>
      <w:r w:rsidRPr="00C64CD2">
        <w:rPr>
          <w:rFonts w:ascii="宋体" w:eastAsia="宋体" w:hAnsi="宋体" w:cs="Arial"/>
          <w:color w:val="000000"/>
          <w:szCs w:val="20"/>
          <w:shd w:val="clear" w:color="auto" w:fill="FFFFFF"/>
          <w:rPrChange w:id="196" w:author="徐 裕隆" w:date="2021-09-13T23:36:00Z">
            <w:rPr>
              <w:rFonts w:ascii="宋体" w:eastAsia="宋体" w:hAnsi="宋体" w:cs="Arial"/>
              <w:color w:val="000000"/>
              <w:sz w:val="21"/>
              <w:shd w:val="clear" w:color="auto" w:fill="FFFFFF"/>
            </w:rPr>
          </w:rPrChange>
        </w:rPr>
        <w:t>,2013</w:t>
      </w:r>
      <w:r w:rsidRPr="00C64CD2">
        <w:rPr>
          <w:rFonts w:ascii="宋体" w:eastAsia="宋体" w:hAnsi="宋体" w:hint="eastAsia"/>
          <w:szCs w:val="20"/>
          <w:rPrChange w:id="197" w:author="徐 裕隆" w:date="2021-09-13T23:36:00Z">
            <w:rPr>
              <w:rFonts w:ascii="宋体" w:eastAsia="宋体" w:hAnsi="宋体" w:hint="eastAsia"/>
              <w:sz w:val="21"/>
            </w:rPr>
          </w:rPrChange>
        </w:rPr>
        <w:t>）。岛内地形中间高边缘低，形成了由中间到边缘的放射状水系，河道短急且独流入海，江河水量容易暴涨暴落，这</w:t>
      </w:r>
      <w:ins w:id="198" w:author="shi minan" w:date="2021-09-14T12:03:00Z">
        <w:r w:rsidR="008F695C">
          <w:rPr>
            <w:rFonts w:ascii="宋体" w:eastAsia="宋体" w:hAnsi="宋体" w:hint="eastAsia"/>
            <w:szCs w:val="20"/>
          </w:rPr>
          <w:t>些地形特点</w:t>
        </w:r>
      </w:ins>
      <w:r w:rsidRPr="00C64CD2">
        <w:rPr>
          <w:rFonts w:ascii="宋体" w:eastAsia="宋体" w:hAnsi="宋体" w:hint="eastAsia"/>
          <w:szCs w:val="20"/>
          <w:rPrChange w:id="199" w:author="徐 裕隆" w:date="2021-09-13T23:36:00Z">
            <w:rPr>
              <w:rFonts w:ascii="宋体" w:eastAsia="宋体" w:hAnsi="宋体" w:hint="eastAsia"/>
              <w:sz w:val="21"/>
            </w:rPr>
          </w:rPrChange>
        </w:rPr>
        <w:t>使得岛内储水能力差，干湿季节明显，</w:t>
      </w:r>
      <w:ins w:id="200" w:author="shi minan" w:date="2021-09-14T12:03:00Z">
        <w:r w:rsidR="008F695C">
          <w:rPr>
            <w:rFonts w:ascii="宋体" w:eastAsia="宋体" w:hAnsi="宋体" w:hint="eastAsia"/>
            <w:szCs w:val="20"/>
          </w:rPr>
          <w:t>也使得</w:t>
        </w:r>
      </w:ins>
      <w:r w:rsidRPr="00C64CD2">
        <w:rPr>
          <w:rFonts w:ascii="宋体" w:eastAsia="宋体" w:hAnsi="宋体" w:hint="eastAsia"/>
          <w:szCs w:val="20"/>
          <w:rPrChange w:id="201" w:author="徐 裕隆" w:date="2021-09-13T23:36:00Z">
            <w:rPr>
              <w:rFonts w:ascii="宋体" w:eastAsia="宋体" w:hAnsi="宋体" w:hint="eastAsia"/>
              <w:sz w:val="21"/>
            </w:rPr>
          </w:rPrChange>
        </w:rPr>
        <w:t>旱、涝灾害频繁交替发生（</w:t>
      </w:r>
      <w:r w:rsidRPr="00C64CD2">
        <w:rPr>
          <w:rFonts w:ascii="宋体" w:eastAsia="宋体" w:hAnsi="宋体" w:cs="Arial"/>
          <w:color w:val="000000"/>
          <w:szCs w:val="20"/>
          <w:shd w:val="clear" w:color="auto" w:fill="FFFFFF"/>
          <w:rPrChange w:id="202" w:author="徐 裕隆" w:date="2021-09-13T23:36:00Z">
            <w:rPr>
              <w:rFonts w:ascii="宋体" w:eastAsia="宋体" w:hAnsi="宋体" w:cs="Arial"/>
              <w:color w:val="000000"/>
              <w:sz w:val="21"/>
              <w:shd w:val="clear" w:color="auto" w:fill="FFFFFF"/>
            </w:rPr>
          </w:rPrChange>
        </w:rPr>
        <w:t>符传君</w:t>
      </w:r>
      <w:r w:rsidRPr="00C64CD2">
        <w:rPr>
          <w:rFonts w:ascii="宋体" w:eastAsia="宋体" w:hAnsi="宋体" w:cs="Arial" w:hint="eastAsia"/>
          <w:color w:val="000000"/>
          <w:szCs w:val="20"/>
          <w:shd w:val="clear" w:color="auto" w:fill="FFFFFF"/>
          <w:rPrChange w:id="203" w:author="徐 裕隆" w:date="2021-09-13T23:36:00Z">
            <w:rPr>
              <w:rFonts w:ascii="宋体" w:eastAsia="宋体" w:hAnsi="宋体" w:cs="Arial" w:hint="eastAsia"/>
              <w:color w:val="000000"/>
              <w:sz w:val="21"/>
              <w:shd w:val="clear" w:color="auto" w:fill="FFFFFF"/>
            </w:rPr>
          </w:rPrChange>
        </w:rPr>
        <w:t>，</w:t>
      </w:r>
      <w:r w:rsidRPr="00C64CD2">
        <w:rPr>
          <w:rFonts w:ascii="宋体" w:eastAsia="宋体" w:hAnsi="宋体" w:cs="Arial"/>
          <w:color w:val="000000"/>
          <w:szCs w:val="20"/>
          <w:shd w:val="clear" w:color="auto" w:fill="FFFFFF"/>
          <w:rPrChange w:id="204" w:author="徐 裕隆" w:date="2021-09-13T23:36:00Z">
            <w:rPr>
              <w:rFonts w:ascii="宋体" w:eastAsia="宋体" w:hAnsi="宋体" w:cs="Arial"/>
              <w:color w:val="000000"/>
              <w:sz w:val="21"/>
              <w:shd w:val="clear" w:color="auto" w:fill="FFFFFF"/>
            </w:rPr>
          </w:rPrChange>
        </w:rPr>
        <w:t>2011</w:t>
      </w:r>
      <w:r w:rsidRPr="00C64CD2">
        <w:rPr>
          <w:rFonts w:ascii="宋体" w:eastAsia="宋体" w:hAnsi="宋体" w:cs="Arial" w:hint="eastAsia"/>
          <w:color w:val="000000"/>
          <w:szCs w:val="20"/>
          <w:shd w:val="clear" w:color="auto" w:fill="FFFFFF"/>
          <w:rPrChange w:id="205" w:author="徐 裕隆" w:date="2021-09-13T23:36:00Z">
            <w:rPr>
              <w:rFonts w:ascii="宋体" w:eastAsia="宋体" w:hAnsi="宋体" w:cs="Arial" w:hint="eastAsia"/>
              <w:color w:val="000000"/>
              <w:sz w:val="21"/>
              <w:shd w:val="clear" w:color="auto" w:fill="FFFFFF"/>
            </w:rPr>
          </w:rPrChange>
        </w:rPr>
        <w:t>；周祖光</w:t>
      </w:r>
      <w:r w:rsidRPr="00C64CD2">
        <w:rPr>
          <w:rFonts w:ascii="宋体" w:eastAsia="宋体" w:hAnsi="宋体" w:cs="Arial"/>
          <w:color w:val="000000"/>
          <w:szCs w:val="20"/>
          <w:shd w:val="clear" w:color="auto" w:fill="FFFFFF"/>
          <w:rPrChange w:id="206" w:author="徐 裕隆" w:date="2021-09-13T23:36:00Z">
            <w:rPr>
              <w:rFonts w:ascii="宋体" w:eastAsia="宋体" w:hAnsi="宋体" w:cs="Arial"/>
              <w:color w:val="000000"/>
              <w:sz w:val="21"/>
              <w:shd w:val="clear" w:color="auto" w:fill="FFFFFF"/>
            </w:rPr>
          </w:rPrChange>
        </w:rPr>
        <w:t>,2013</w:t>
      </w:r>
      <w:r w:rsidRPr="00C64CD2">
        <w:rPr>
          <w:rFonts w:ascii="宋体" w:eastAsia="宋体" w:hAnsi="宋体" w:cs="Arial" w:hint="eastAsia"/>
          <w:color w:val="000000"/>
          <w:szCs w:val="20"/>
          <w:shd w:val="clear" w:color="auto" w:fill="FFFFFF"/>
          <w:rPrChange w:id="207" w:author="徐 裕隆" w:date="2021-09-13T23:36:00Z">
            <w:rPr>
              <w:rFonts w:ascii="宋体" w:eastAsia="宋体" w:hAnsi="宋体" w:cs="Arial" w:hint="eastAsia"/>
              <w:color w:val="000000"/>
              <w:sz w:val="21"/>
              <w:shd w:val="clear" w:color="auto" w:fill="FFFFFF"/>
            </w:rPr>
          </w:rPrChange>
        </w:rPr>
        <w:t>；吴礼信，</w:t>
      </w:r>
      <w:r w:rsidRPr="00C64CD2">
        <w:rPr>
          <w:rFonts w:ascii="宋体" w:eastAsia="宋体" w:hAnsi="宋体" w:cs="Arial"/>
          <w:color w:val="000000"/>
          <w:szCs w:val="20"/>
          <w:shd w:val="clear" w:color="auto" w:fill="FFFFFF"/>
          <w:rPrChange w:id="208" w:author="徐 裕隆" w:date="2021-09-13T23:36:00Z">
            <w:rPr>
              <w:rFonts w:ascii="宋体" w:eastAsia="宋体" w:hAnsi="宋体" w:cs="Arial"/>
              <w:color w:val="000000"/>
              <w:sz w:val="21"/>
              <w:shd w:val="clear" w:color="auto" w:fill="FFFFFF"/>
            </w:rPr>
          </w:rPrChange>
        </w:rPr>
        <w:t>2018</w:t>
      </w:r>
      <w:r w:rsidRPr="00C64CD2">
        <w:rPr>
          <w:rFonts w:ascii="宋体" w:eastAsia="宋体" w:hAnsi="宋体" w:hint="eastAsia"/>
          <w:szCs w:val="20"/>
          <w:rPrChange w:id="209" w:author="徐 裕隆" w:date="2021-09-13T23:36:00Z">
            <w:rPr>
              <w:rFonts w:ascii="宋体" w:eastAsia="宋体" w:hAnsi="宋体" w:hint="eastAsia"/>
              <w:sz w:val="21"/>
            </w:rPr>
          </w:rPrChange>
        </w:rPr>
        <w:t>）。</w:t>
      </w:r>
      <w:del w:id="210" w:author="shi minan" w:date="2021-09-14T12:03:00Z">
        <w:r w:rsidRPr="00C64CD2" w:rsidDel="008F695C">
          <w:rPr>
            <w:rFonts w:ascii="宋体" w:eastAsia="宋体" w:hAnsi="宋体" w:hint="eastAsia"/>
            <w:szCs w:val="20"/>
            <w:rPrChange w:id="211" w:author="徐 裕隆" w:date="2021-09-13T23:36:00Z">
              <w:rPr>
                <w:rFonts w:ascii="宋体" w:eastAsia="宋体" w:hAnsi="宋体" w:hint="eastAsia"/>
                <w:sz w:val="21"/>
              </w:rPr>
            </w:rPrChange>
          </w:rPr>
          <w:delText>比如：</w:delText>
        </w:r>
      </w:del>
      <w:r w:rsidRPr="00C64CD2">
        <w:rPr>
          <w:rFonts w:ascii="宋体" w:eastAsia="宋体" w:hAnsi="宋体"/>
          <w:szCs w:val="20"/>
          <w:rPrChange w:id="212" w:author="徐 裕隆" w:date="2021-09-13T23:36:00Z">
            <w:rPr>
              <w:rFonts w:ascii="宋体" w:eastAsia="宋体" w:hAnsi="宋体"/>
              <w:sz w:val="21"/>
            </w:rPr>
          </w:rPrChange>
        </w:rPr>
        <w:t>2011年，海南岛降雨量较往年平均降雨量增</w:t>
      </w:r>
      <w:r w:rsidRPr="00C64CD2">
        <w:rPr>
          <w:rFonts w:ascii="宋体" w:eastAsia="宋体" w:hAnsi="宋体" w:hint="eastAsia"/>
          <w:szCs w:val="20"/>
          <w:rPrChange w:id="213" w:author="徐 裕隆" w:date="2021-09-13T23:36:00Z">
            <w:rPr>
              <w:rFonts w:ascii="宋体" w:eastAsia="宋体" w:hAnsi="宋体" w:hint="eastAsia"/>
              <w:sz w:val="21"/>
            </w:rPr>
          </w:rPrChange>
        </w:rPr>
        <w:t>加</w:t>
      </w:r>
      <w:r w:rsidRPr="00C64CD2">
        <w:rPr>
          <w:rFonts w:ascii="宋体" w:eastAsia="宋体" w:hAnsi="宋体"/>
          <w:szCs w:val="20"/>
          <w:rPrChange w:id="214" w:author="徐 裕隆" w:date="2021-09-13T23:36:00Z">
            <w:rPr>
              <w:rFonts w:ascii="宋体" w:eastAsia="宋体" w:hAnsi="宋体"/>
              <w:sz w:val="21"/>
            </w:rPr>
          </w:rPrChange>
        </w:rPr>
        <w:t>30%，涝灾造成了77亿元的损失，</w:t>
      </w:r>
      <w:ins w:id="215" w:author="shi minan" w:date="2021-09-14T12:03:00Z">
        <w:r w:rsidR="008F695C">
          <w:rPr>
            <w:rFonts w:ascii="宋体" w:eastAsia="宋体" w:hAnsi="宋体" w:hint="eastAsia"/>
            <w:szCs w:val="20"/>
          </w:rPr>
          <w:t>而</w:t>
        </w:r>
      </w:ins>
      <w:r w:rsidRPr="00C64CD2">
        <w:rPr>
          <w:rFonts w:ascii="宋体" w:eastAsia="宋体" w:hAnsi="宋体"/>
          <w:szCs w:val="20"/>
          <w:rPrChange w:id="216" w:author="徐 裕隆" w:date="2021-09-13T23:36:00Z">
            <w:rPr>
              <w:rFonts w:ascii="宋体" w:eastAsia="宋体" w:hAnsi="宋体"/>
              <w:sz w:val="21"/>
            </w:rPr>
          </w:rPrChange>
        </w:rPr>
        <w:t>同年却仍有117万亩作物遭受旱灾（海南省水务厅，2011</w:t>
      </w:r>
      <w:r w:rsidRPr="00C64CD2">
        <w:rPr>
          <w:rFonts w:ascii="宋体" w:eastAsia="宋体" w:hAnsi="宋体" w:hint="eastAsia"/>
          <w:szCs w:val="20"/>
          <w:rPrChange w:id="217" w:author="徐 裕隆" w:date="2021-09-13T23:36:00Z">
            <w:rPr>
              <w:rFonts w:ascii="宋体" w:eastAsia="宋体" w:hAnsi="宋体" w:hint="eastAsia"/>
              <w:sz w:val="21"/>
            </w:rPr>
          </w:rPrChange>
        </w:rPr>
        <w:t>）。</w:t>
      </w:r>
    </w:p>
    <w:p w14:paraId="5002B710" w14:textId="77777777" w:rsidR="008F695C" w:rsidRDefault="00C64CD2" w:rsidP="008F695C">
      <w:pPr>
        <w:spacing w:line="480" w:lineRule="auto"/>
        <w:rPr>
          <w:ins w:id="218" w:author="shi minan" w:date="2021-09-14T12:05:00Z"/>
          <w:rFonts w:ascii="宋体" w:eastAsia="宋体" w:hAnsi="宋体"/>
          <w:szCs w:val="20"/>
        </w:rPr>
      </w:pPr>
      <w:del w:id="219" w:author="shi minan" w:date="2021-09-14T12:04:00Z">
        <w:r w:rsidRPr="00C64CD2" w:rsidDel="008F695C">
          <w:rPr>
            <w:rFonts w:ascii="宋体" w:eastAsia="宋体" w:hAnsi="宋体" w:hint="eastAsia"/>
            <w:szCs w:val="20"/>
            <w:rPrChange w:id="220" w:author="徐 裕隆" w:date="2021-09-13T23:36:00Z">
              <w:rPr>
                <w:rFonts w:ascii="宋体" w:eastAsia="宋体" w:hAnsi="宋体" w:hint="eastAsia"/>
                <w:sz w:val="21"/>
              </w:rPr>
            </w:rPrChange>
          </w:rPr>
          <w:delText>因此，</w:delText>
        </w:r>
      </w:del>
      <w:ins w:id="221" w:author="shi minan" w:date="2021-09-14T12:04:00Z">
        <w:r w:rsidR="008F695C">
          <w:rPr>
            <w:rFonts w:ascii="宋体" w:eastAsia="宋体" w:hAnsi="宋体" w:hint="eastAsia"/>
            <w:szCs w:val="20"/>
          </w:rPr>
          <w:t>为应对以上问题，</w:t>
        </w:r>
        <w:r w:rsidR="008F695C">
          <w:rPr>
            <w:rFonts w:ascii="宋体" w:eastAsia="宋体" w:hAnsi="宋体" w:hint="eastAsia"/>
            <w:szCs w:val="20"/>
          </w:rPr>
          <w:t>对</w:t>
        </w:r>
      </w:ins>
      <w:r w:rsidRPr="00C64CD2">
        <w:rPr>
          <w:rFonts w:ascii="宋体" w:eastAsia="宋体" w:hAnsi="宋体" w:hint="eastAsia"/>
          <w:szCs w:val="20"/>
          <w:rPrChange w:id="222" w:author="徐 裕隆" w:date="2021-09-13T23:36:00Z">
            <w:rPr>
              <w:rFonts w:ascii="宋体" w:eastAsia="宋体" w:hAnsi="宋体" w:hint="eastAsia"/>
              <w:sz w:val="21"/>
            </w:rPr>
          </w:rPrChange>
        </w:rPr>
        <w:t>海南岛内水资源</w:t>
      </w:r>
      <w:ins w:id="223" w:author="shi minan" w:date="2021-09-14T12:04:00Z">
        <w:r w:rsidR="008F695C">
          <w:rPr>
            <w:rFonts w:ascii="宋体" w:eastAsia="宋体" w:hAnsi="宋体" w:hint="eastAsia"/>
            <w:szCs w:val="20"/>
          </w:rPr>
          <w:t>进行</w:t>
        </w:r>
      </w:ins>
      <w:r w:rsidRPr="00C64CD2">
        <w:rPr>
          <w:rFonts w:ascii="宋体" w:eastAsia="宋体" w:hAnsi="宋体" w:hint="eastAsia"/>
          <w:szCs w:val="20"/>
          <w:rPrChange w:id="224" w:author="徐 裕隆" w:date="2021-09-13T23:36:00Z">
            <w:rPr>
              <w:rFonts w:ascii="宋体" w:eastAsia="宋体" w:hAnsi="宋体" w:hint="eastAsia"/>
              <w:sz w:val="21"/>
            </w:rPr>
          </w:rPrChange>
        </w:rPr>
        <w:t>评估成为</w:t>
      </w:r>
      <w:ins w:id="225" w:author="shi minan" w:date="2021-09-14T12:04:00Z">
        <w:r w:rsidR="008F695C">
          <w:rPr>
            <w:rFonts w:ascii="宋体" w:eastAsia="宋体" w:hAnsi="宋体" w:hint="eastAsia"/>
            <w:szCs w:val="20"/>
          </w:rPr>
          <w:t>了</w:t>
        </w:r>
      </w:ins>
      <w:r w:rsidRPr="00C64CD2">
        <w:rPr>
          <w:rFonts w:ascii="宋体" w:eastAsia="宋体" w:hAnsi="宋体" w:hint="eastAsia"/>
          <w:szCs w:val="20"/>
          <w:rPrChange w:id="226" w:author="徐 裕隆" w:date="2021-09-13T23:36:00Z">
            <w:rPr>
              <w:rFonts w:ascii="宋体" w:eastAsia="宋体" w:hAnsi="宋体" w:hint="eastAsia"/>
              <w:sz w:val="21"/>
            </w:rPr>
          </w:rPrChange>
        </w:rPr>
        <w:t>当务之急，</w:t>
      </w:r>
      <w:ins w:id="227" w:author="shi minan" w:date="2021-09-14T12:04:00Z">
        <w:r w:rsidR="008F695C">
          <w:rPr>
            <w:rFonts w:ascii="宋体" w:eastAsia="宋体" w:hAnsi="宋体" w:hint="eastAsia"/>
            <w:szCs w:val="20"/>
          </w:rPr>
          <w:t>水资源评估</w:t>
        </w:r>
      </w:ins>
      <w:r w:rsidRPr="00C64CD2">
        <w:rPr>
          <w:rFonts w:ascii="宋体" w:eastAsia="宋体" w:hAnsi="宋体" w:hint="eastAsia"/>
          <w:szCs w:val="20"/>
          <w:rPrChange w:id="228" w:author="徐 裕隆" w:date="2021-09-13T23:36:00Z">
            <w:rPr>
              <w:rFonts w:ascii="宋体" w:eastAsia="宋体" w:hAnsi="宋体" w:hint="eastAsia"/>
              <w:sz w:val="21"/>
            </w:rPr>
          </w:rPrChange>
        </w:rPr>
        <w:t>可为水资源的合理分配和利用提供基础数据。</w:t>
      </w:r>
      <w:ins w:id="229" w:author="shi minan" w:date="2021-09-14T12:04:00Z">
        <w:r w:rsidR="008F695C">
          <w:rPr>
            <w:rFonts w:ascii="宋体" w:eastAsia="宋体" w:hAnsi="宋体" w:hint="eastAsia"/>
            <w:szCs w:val="20"/>
          </w:rPr>
          <w:t>，进而为海南岛的水资源调配做好准备</w:t>
        </w:r>
        <w:r w:rsidR="008F695C" w:rsidRPr="00C47E6F">
          <w:rPr>
            <w:rFonts w:ascii="宋体" w:eastAsia="宋体" w:hAnsi="宋体" w:hint="eastAsia"/>
            <w:szCs w:val="20"/>
          </w:rPr>
          <w:t>。</w:t>
        </w:r>
      </w:ins>
      <w:del w:id="230" w:author="shi minan" w:date="2021-09-14T12:04:00Z">
        <w:r w:rsidRPr="00C64CD2" w:rsidDel="008F695C">
          <w:rPr>
            <w:rFonts w:ascii="宋体" w:eastAsia="宋体" w:hAnsi="宋体" w:hint="eastAsia"/>
            <w:szCs w:val="20"/>
            <w:rPrChange w:id="231" w:author="徐 裕隆" w:date="2021-09-13T23:36:00Z">
              <w:rPr>
                <w:rFonts w:ascii="宋体" w:eastAsia="宋体" w:hAnsi="宋体" w:hint="eastAsia"/>
                <w:sz w:val="21"/>
              </w:rPr>
            </w:rPrChange>
          </w:rPr>
          <w:delText>而水深探测则是</w:delText>
        </w:r>
      </w:del>
      <w:r w:rsidRPr="00C64CD2">
        <w:rPr>
          <w:rFonts w:ascii="宋体" w:eastAsia="宋体" w:hAnsi="宋体" w:hint="eastAsia"/>
          <w:szCs w:val="20"/>
          <w:rPrChange w:id="232" w:author="徐 裕隆" w:date="2021-09-13T23:36:00Z">
            <w:rPr>
              <w:rFonts w:ascii="宋体" w:eastAsia="宋体" w:hAnsi="宋体" w:hint="eastAsia"/>
              <w:sz w:val="21"/>
            </w:rPr>
          </w:rPrChange>
        </w:rPr>
        <w:t>水资源评</w:t>
      </w:r>
      <w:del w:id="233" w:author="shi minan" w:date="2021-09-14T12:04:00Z">
        <w:r w:rsidRPr="00C64CD2" w:rsidDel="008F695C">
          <w:rPr>
            <w:rFonts w:ascii="宋体" w:eastAsia="宋体" w:hAnsi="宋体" w:hint="eastAsia"/>
            <w:szCs w:val="20"/>
            <w:rPrChange w:id="234" w:author="徐 裕隆" w:date="2021-09-13T23:36:00Z">
              <w:rPr>
                <w:rFonts w:ascii="宋体" w:eastAsia="宋体" w:hAnsi="宋体" w:hint="eastAsia"/>
                <w:sz w:val="21"/>
              </w:rPr>
            </w:rPrChange>
          </w:rPr>
          <w:delText>价</w:delText>
        </w:r>
      </w:del>
      <w:ins w:id="235" w:author="shi minan" w:date="2021-09-14T12:04:00Z">
        <w:r w:rsidR="008F695C">
          <w:rPr>
            <w:rFonts w:ascii="宋体" w:eastAsia="宋体" w:hAnsi="宋体" w:hint="eastAsia"/>
            <w:szCs w:val="20"/>
          </w:rPr>
          <w:t>估</w:t>
        </w:r>
      </w:ins>
      <w:r w:rsidRPr="00C64CD2">
        <w:rPr>
          <w:rFonts w:ascii="宋体" w:eastAsia="宋体" w:hAnsi="宋体" w:hint="eastAsia"/>
          <w:szCs w:val="20"/>
          <w:rPrChange w:id="236" w:author="徐 裕隆" w:date="2021-09-13T23:36:00Z">
            <w:rPr>
              <w:rFonts w:ascii="宋体" w:eastAsia="宋体" w:hAnsi="宋体" w:hint="eastAsia"/>
              <w:sz w:val="21"/>
            </w:rPr>
          </w:rPrChange>
        </w:rPr>
        <w:t>的第一步</w:t>
      </w:r>
      <w:ins w:id="237" w:author="shi minan" w:date="2021-09-14T12:05:00Z">
        <w:r w:rsidR="008F695C">
          <w:rPr>
            <w:rFonts w:ascii="宋体" w:eastAsia="宋体" w:hAnsi="宋体" w:hint="eastAsia"/>
            <w:szCs w:val="20"/>
          </w:rPr>
          <w:t>是水深探测</w:t>
        </w:r>
        <w:r w:rsidR="008F695C" w:rsidRPr="00C47E6F">
          <w:rPr>
            <w:rFonts w:ascii="宋体" w:eastAsia="宋体" w:hAnsi="宋体" w:hint="eastAsia"/>
            <w:szCs w:val="20"/>
          </w:rPr>
          <w:t>。</w:t>
        </w:r>
        <w:r w:rsidR="008F695C">
          <w:rPr>
            <w:rFonts w:ascii="宋体" w:eastAsia="宋体" w:hAnsi="宋体" w:hint="eastAsia"/>
            <w:szCs w:val="20"/>
          </w:rPr>
          <w:t>水深探测是</w:t>
        </w:r>
        <w:r w:rsidR="008F695C" w:rsidRPr="004608DE">
          <w:rPr>
            <w:rFonts w:ascii="宋体" w:eastAsia="宋体" w:hAnsi="宋体" w:hint="eastAsia"/>
            <w:szCs w:val="20"/>
          </w:rPr>
          <w:t>测定水底点至水</w:t>
        </w:r>
        <w:r w:rsidR="008F695C" w:rsidRPr="004608DE">
          <w:rPr>
            <w:rFonts w:ascii="宋体" w:eastAsia="宋体" w:hAnsi="宋体" w:hint="eastAsia"/>
            <w:szCs w:val="20"/>
          </w:rPr>
          <w:t>面的高度和点的平面位置的工作</w:t>
        </w:r>
        <w:r w:rsidR="008F695C">
          <w:rPr>
            <w:rFonts w:ascii="宋体" w:eastAsia="宋体" w:hAnsi="宋体" w:hint="eastAsia"/>
            <w:szCs w:val="20"/>
          </w:rPr>
          <w:t>，</w:t>
        </w:r>
        <w:r w:rsidR="008F695C" w:rsidRPr="00AF4135">
          <w:rPr>
            <w:rFonts w:ascii="宋体" w:eastAsia="宋体" w:hAnsi="宋体" w:hint="eastAsia"/>
            <w:szCs w:val="20"/>
          </w:rPr>
          <w:t>是海道测量和海底地形测量的中心环节</w:t>
        </w:r>
        <w:r w:rsidR="008F695C" w:rsidRPr="004608DE">
          <w:rPr>
            <w:rFonts w:ascii="宋体" w:eastAsia="宋体" w:hAnsi="宋体" w:hint="eastAsia"/>
            <w:szCs w:val="20"/>
          </w:rPr>
          <w:t>。</w:t>
        </w:r>
        <w:r w:rsidR="008F695C">
          <w:rPr>
            <w:rFonts w:ascii="宋体" w:eastAsia="宋体" w:hAnsi="宋体" w:hint="eastAsia"/>
            <w:szCs w:val="20"/>
          </w:rPr>
          <w:t>水深探测的</w:t>
        </w:r>
        <w:r w:rsidR="008F695C" w:rsidRPr="00AF4135">
          <w:rPr>
            <w:rFonts w:ascii="宋体" w:eastAsia="宋体" w:hAnsi="宋体" w:hint="eastAsia"/>
            <w:szCs w:val="20"/>
          </w:rPr>
          <w:t>测深器具通常使用测深杆、水铊、回声测深仪、多波束回声测深系统和海底地貌探测仪等</w:t>
        </w:r>
        <w:r w:rsidR="008F695C">
          <w:rPr>
            <w:rFonts w:ascii="宋体" w:eastAsia="宋体" w:hAnsi="宋体" w:hint="eastAsia"/>
            <w:szCs w:val="20"/>
          </w:rPr>
          <w:t>，同时探测过程也较为复杂，而利用</w:t>
        </w:r>
        <w:r w:rsidR="008F695C" w:rsidRPr="008C5847">
          <w:rPr>
            <w:rFonts w:ascii="宋体" w:eastAsia="宋体" w:hAnsi="宋体" w:hint="eastAsia"/>
            <w:szCs w:val="20"/>
          </w:rPr>
          <w:t>卫星遥感影像进行水深反演</w:t>
        </w:r>
        <w:r w:rsidR="008F695C">
          <w:rPr>
            <w:rFonts w:ascii="宋体" w:eastAsia="宋体" w:hAnsi="宋体" w:hint="eastAsia"/>
            <w:szCs w:val="20"/>
          </w:rPr>
          <w:t>计算也是一种行之有效的方法。利用遥感</w:t>
        </w:r>
        <w:r w:rsidR="008F695C" w:rsidRPr="008C5847">
          <w:rPr>
            <w:rFonts w:ascii="宋体" w:eastAsia="宋体" w:hAnsi="宋体" w:hint="eastAsia"/>
            <w:szCs w:val="20"/>
          </w:rPr>
          <w:t>影像</w:t>
        </w:r>
        <w:r w:rsidR="008F695C">
          <w:rPr>
            <w:rFonts w:ascii="宋体" w:eastAsia="宋体" w:hAnsi="宋体" w:hint="eastAsia"/>
            <w:szCs w:val="20"/>
          </w:rPr>
          <w:t>进行反演计算一方面可以有效降低水深探测工作的人力成本，另一方面也具有更好的时效性。而保证较高的</w:t>
        </w:r>
        <w:r w:rsidR="008F695C" w:rsidRPr="008C5847">
          <w:rPr>
            <w:rFonts w:ascii="宋体" w:eastAsia="宋体" w:hAnsi="宋体" w:hint="eastAsia"/>
            <w:szCs w:val="20"/>
          </w:rPr>
          <w:t>水深反演模型</w:t>
        </w:r>
        <w:r w:rsidR="008F695C">
          <w:rPr>
            <w:rFonts w:ascii="宋体" w:eastAsia="宋体" w:hAnsi="宋体" w:hint="eastAsia"/>
            <w:szCs w:val="20"/>
          </w:rPr>
          <w:t>计算精度是利用遥感影像进行水深探测的必要条件</w:t>
        </w:r>
      </w:ins>
      <w:r w:rsidRPr="00C64CD2">
        <w:rPr>
          <w:rFonts w:ascii="宋体" w:eastAsia="宋体" w:hAnsi="宋体" w:hint="eastAsia"/>
          <w:szCs w:val="20"/>
          <w:rPrChange w:id="238" w:author="徐 裕隆" w:date="2021-09-13T23:36:00Z">
            <w:rPr>
              <w:rFonts w:ascii="宋体" w:eastAsia="宋体" w:hAnsi="宋体" w:hint="eastAsia"/>
              <w:sz w:val="21"/>
            </w:rPr>
          </w:rPrChange>
        </w:rPr>
        <w:t>。</w:t>
      </w:r>
    </w:p>
    <w:p w14:paraId="2DF34DDC" w14:textId="51BC9443" w:rsidR="00C64CD2" w:rsidRPr="008F695C" w:rsidRDefault="00C64CD2" w:rsidP="008F695C">
      <w:pPr>
        <w:spacing w:line="480" w:lineRule="auto"/>
        <w:rPr>
          <w:rFonts w:ascii="宋体" w:eastAsia="宋体" w:hAnsi="宋体" w:hint="eastAsia"/>
          <w:szCs w:val="20"/>
          <w:rPrChange w:id="239" w:author="shi minan" w:date="2021-09-14T12:05:00Z">
            <w:rPr>
              <w:rFonts w:ascii="宋体" w:eastAsia="宋体" w:hAnsi="宋体"/>
              <w:sz w:val="21"/>
            </w:rPr>
          </w:rPrChange>
        </w:rPr>
      </w:pPr>
      <w:del w:id="240" w:author="shi minan" w:date="2021-09-14T12:05:00Z">
        <w:r w:rsidRPr="00C64CD2" w:rsidDel="008F695C">
          <w:rPr>
            <w:rFonts w:ascii="宋体" w:eastAsia="宋体" w:hAnsi="宋体" w:hint="eastAsia"/>
            <w:szCs w:val="20"/>
            <w:rPrChange w:id="241" w:author="徐 裕隆" w:date="2021-09-13T23:36:00Z">
              <w:rPr>
                <w:rFonts w:ascii="宋体" w:eastAsia="宋体" w:hAnsi="宋体" w:hint="eastAsia"/>
                <w:sz w:val="21"/>
              </w:rPr>
            </w:rPrChange>
          </w:rPr>
          <w:delText>同时，</w:delText>
        </w:r>
      </w:del>
      <w:r w:rsidRPr="00C64CD2">
        <w:rPr>
          <w:rFonts w:ascii="宋体" w:eastAsia="宋体" w:hAnsi="宋体" w:hint="eastAsia"/>
          <w:szCs w:val="20"/>
          <w:rPrChange w:id="242" w:author="徐 裕隆" w:date="2021-09-13T23:36:00Z">
            <w:rPr>
              <w:rFonts w:ascii="宋体" w:eastAsia="宋体" w:hAnsi="宋体" w:hint="eastAsia"/>
              <w:sz w:val="21"/>
            </w:rPr>
          </w:rPrChange>
        </w:rPr>
        <w:t>探明水底的地形，对淡水水库库容曲线的建立、水库地运行调度、河流泥沙研究均有积极的作用（</w:t>
      </w:r>
      <w:r w:rsidRPr="00C64CD2">
        <w:rPr>
          <w:rFonts w:ascii="宋体" w:eastAsia="宋体" w:hAnsi="宋体" w:cs="Arial" w:hint="eastAsia"/>
          <w:color w:val="000000"/>
          <w:szCs w:val="20"/>
          <w:shd w:val="clear" w:color="auto" w:fill="FFFFFF"/>
          <w:rPrChange w:id="243" w:author="徐 裕隆" w:date="2021-09-13T23:36:00Z">
            <w:rPr>
              <w:rFonts w:ascii="宋体" w:eastAsia="宋体" w:hAnsi="宋体" w:cs="Arial" w:hint="eastAsia"/>
              <w:color w:val="000000"/>
              <w:sz w:val="21"/>
              <w:shd w:val="clear" w:color="auto" w:fill="FFFFFF"/>
            </w:rPr>
          </w:rPrChange>
        </w:rPr>
        <w:t>吴礼信，</w:t>
      </w:r>
      <w:r w:rsidRPr="00C64CD2">
        <w:rPr>
          <w:rFonts w:ascii="宋体" w:eastAsia="宋体" w:hAnsi="宋体" w:cs="Arial"/>
          <w:color w:val="000000"/>
          <w:szCs w:val="20"/>
          <w:shd w:val="clear" w:color="auto" w:fill="FFFFFF"/>
          <w:rPrChange w:id="244" w:author="徐 裕隆" w:date="2021-09-13T23:36:00Z">
            <w:rPr>
              <w:rFonts w:ascii="宋体" w:eastAsia="宋体" w:hAnsi="宋体" w:cs="Arial"/>
              <w:color w:val="000000"/>
              <w:sz w:val="21"/>
              <w:shd w:val="clear" w:color="auto" w:fill="FFFFFF"/>
            </w:rPr>
          </w:rPrChange>
        </w:rPr>
        <w:t>2018</w:t>
      </w:r>
      <w:r w:rsidRPr="00C64CD2">
        <w:rPr>
          <w:rFonts w:ascii="宋体" w:eastAsia="宋体" w:hAnsi="宋体" w:hint="eastAsia"/>
          <w:szCs w:val="20"/>
          <w:rPrChange w:id="245" w:author="徐 裕隆" w:date="2021-09-13T23:36:00Z">
            <w:rPr>
              <w:rFonts w:ascii="宋体" w:eastAsia="宋体" w:hAnsi="宋体" w:hint="eastAsia"/>
              <w:sz w:val="21"/>
            </w:rPr>
          </w:rPrChange>
        </w:rPr>
        <w:t>）。</w:t>
      </w:r>
      <w:ins w:id="246" w:author="shi minan" w:date="2021-09-14T12:05:00Z">
        <w:r w:rsidR="008F695C">
          <w:rPr>
            <w:rFonts w:ascii="宋体" w:eastAsia="宋体" w:hAnsi="宋体" w:hint="eastAsia"/>
            <w:szCs w:val="20"/>
          </w:rPr>
          <w:t>而利用遥感</w:t>
        </w:r>
        <w:r w:rsidR="008F695C" w:rsidRPr="008C5847">
          <w:rPr>
            <w:rFonts w:ascii="宋体" w:eastAsia="宋体" w:hAnsi="宋体" w:hint="eastAsia"/>
            <w:szCs w:val="20"/>
          </w:rPr>
          <w:t>影像</w:t>
        </w:r>
        <w:r w:rsidR="008F695C">
          <w:rPr>
            <w:rFonts w:ascii="宋体" w:eastAsia="宋体" w:hAnsi="宋体" w:hint="eastAsia"/>
            <w:szCs w:val="20"/>
          </w:rPr>
          <w:t>进行水深探测更符合现实需求，因此利用遥感</w:t>
        </w:r>
        <w:r w:rsidR="008F695C" w:rsidRPr="008C5847">
          <w:rPr>
            <w:rFonts w:ascii="宋体" w:eastAsia="宋体" w:hAnsi="宋体" w:hint="eastAsia"/>
            <w:szCs w:val="20"/>
          </w:rPr>
          <w:t>影像</w:t>
        </w:r>
        <w:r w:rsidR="008F695C">
          <w:rPr>
            <w:rFonts w:ascii="宋体" w:eastAsia="宋体" w:hAnsi="宋体" w:hint="eastAsia"/>
            <w:szCs w:val="20"/>
          </w:rPr>
          <w:t>进行水深探测的水深反演模型具有重要的研究意义。</w:t>
        </w:r>
      </w:ins>
    </w:p>
    <w:p w14:paraId="69FEB0E9" w14:textId="0B4EA630" w:rsidR="00C64CD2" w:rsidRPr="00C64CD2" w:rsidDel="008F695C" w:rsidRDefault="00C64CD2" w:rsidP="00C64CD2">
      <w:pPr>
        <w:spacing w:line="480" w:lineRule="auto"/>
        <w:rPr>
          <w:del w:id="247" w:author="shi minan" w:date="2021-09-14T12:05:00Z"/>
          <w:rFonts w:eastAsia="宋体"/>
          <w:szCs w:val="20"/>
        </w:rPr>
      </w:pPr>
      <w:commentRangeStart w:id="248"/>
      <w:del w:id="249" w:author="shi minan" w:date="2021-09-14T12:05:00Z">
        <w:r w:rsidRPr="00C64CD2" w:rsidDel="008F695C">
          <w:rPr>
            <w:rFonts w:ascii="宋体" w:eastAsia="宋体" w:hAnsi="宋体"/>
            <w:szCs w:val="20"/>
            <w:rPrChange w:id="250" w:author="徐 裕隆" w:date="2021-09-13T23:36:00Z">
              <w:rPr>
                <w:rFonts w:ascii="宋体" w:eastAsia="宋体" w:hAnsi="宋体"/>
                <w:sz w:val="21"/>
              </w:rPr>
            </w:rPrChange>
          </w:rPr>
          <w:delText>2013年4月26日发射的高分一号卫星(以下简称GF-1卫星)，参数设置如表1所示。</w:delText>
        </w:r>
      </w:del>
    </w:p>
    <w:p w14:paraId="6AD5B920" w14:textId="634A4485" w:rsidR="00C64CD2" w:rsidDel="008F695C" w:rsidRDefault="00C64CD2" w:rsidP="00C64CD2">
      <w:pPr>
        <w:spacing w:line="480" w:lineRule="auto"/>
        <w:rPr>
          <w:del w:id="251" w:author="shi minan" w:date="2021-09-14T12:05:00Z"/>
          <w:rFonts w:eastAsia="宋体"/>
          <w:szCs w:val="20"/>
        </w:rPr>
        <w:sectPr w:rsidR="00C64CD2" w:rsidDel="008F695C">
          <w:type w:val="continuous"/>
          <w:pgSz w:w="11907" w:h="16216"/>
          <w:pgMar w:top="907" w:right="1134" w:bottom="907" w:left="1134" w:header="680" w:footer="567" w:gutter="0"/>
          <w:lnNumType w:countBy="1"/>
          <w:cols w:num="2" w:space="397"/>
          <w:titlePg/>
          <w:docGrid w:type="lines" w:linePitch="312"/>
        </w:sectPr>
      </w:pPr>
    </w:p>
    <w:p w14:paraId="242C02B4" w14:textId="33338E4A" w:rsidR="00C64CD2" w:rsidDel="008F695C" w:rsidRDefault="00C64CD2" w:rsidP="00C64CD2">
      <w:pPr>
        <w:spacing w:line="480" w:lineRule="auto"/>
        <w:rPr>
          <w:del w:id="252" w:author="shi minan" w:date="2021-09-14T12:05:00Z"/>
          <w:rFonts w:eastAsia="宋体"/>
          <w:szCs w:val="20"/>
        </w:rPr>
      </w:pPr>
    </w:p>
    <w:p w14:paraId="47707374" w14:textId="415C5AA7" w:rsidR="00C64CD2" w:rsidRPr="00C64CD2" w:rsidDel="008F695C" w:rsidRDefault="00C64CD2" w:rsidP="00C64CD2">
      <w:pPr>
        <w:spacing w:line="480" w:lineRule="auto"/>
        <w:jc w:val="center"/>
        <w:rPr>
          <w:del w:id="253" w:author="shi minan" w:date="2021-09-14T12:05:00Z"/>
          <w:rFonts w:ascii="黑体" w:eastAsia="黑体" w:hAnsi="黑体"/>
          <w:sz w:val="18"/>
          <w:szCs w:val="18"/>
          <w:rPrChange w:id="254" w:author="徐 裕隆" w:date="2021-09-13T23:36:00Z">
            <w:rPr>
              <w:del w:id="255" w:author="shi minan" w:date="2021-09-14T12:05:00Z"/>
              <w:rFonts w:eastAsia="宋体"/>
              <w:szCs w:val="20"/>
            </w:rPr>
          </w:rPrChange>
        </w:rPr>
      </w:pPr>
      <w:del w:id="256" w:author="shi minan" w:date="2021-09-14T12:05:00Z">
        <w:r w:rsidRPr="00C64CD2" w:rsidDel="008F695C">
          <w:rPr>
            <w:rFonts w:ascii="黑体" w:eastAsia="黑体" w:hAnsi="黑体" w:hint="eastAsia"/>
            <w:sz w:val="18"/>
            <w:szCs w:val="18"/>
            <w:rPrChange w:id="257" w:author="徐 裕隆" w:date="2021-09-13T23:36:00Z">
              <w:rPr>
                <w:rFonts w:eastAsia="宋体" w:hint="eastAsia"/>
                <w:szCs w:val="20"/>
              </w:rPr>
            </w:rPrChange>
          </w:rPr>
          <w:delText>表</w:delText>
        </w:r>
        <w:r w:rsidRPr="00C64CD2" w:rsidDel="008F695C">
          <w:rPr>
            <w:rFonts w:ascii="黑体" w:eastAsia="黑体" w:hAnsi="黑体"/>
            <w:sz w:val="18"/>
            <w:szCs w:val="18"/>
            <w:rPrChange w:id="258" w:author="徐 裕隆" w:date="2021-09-13T23:36:00Z">
              <w:rPr>
                <w:rFonts w:eastAsia="宋体"/>
                <w:szCs w:val="20"/>
              </w:rPr>
            </w:rPrChange>
          </w:rPr>
          <w:delText>1 GF-1 PMS</w:delText>
        </w:r>
        <w:r w:rsidRPr="00C64CD2" w:rsidDel="008F695C">
          <w:rPr>
            <w:rFonts w:ascii="黑体" w:eastAsia="黑体" w:hAnsi="黑体" w:hint="eastAsia"/>
            <w:sz w:val="18"/>
            <w:szCs w:val="18"/>
            <w:rPrChange w:id="259" w:author="徐 裕隆" w:date="2021-09-13T23:36:00Z">
              <w:rPr>
                <w:rFonts w:eastAsia="宋体" w:hint="eastAsia"/>
                <w:szCs w:val="20"/>
              </w:rPr>
            </w:rPrChange>
          </w:rPr>
          <w:delText>参数设置</w:delText>
        </w:r>
      </w:del>
    </w:p>
    <w:p w14:paraId="400A0E98" w14:textId="614B2C14" w:rsidR="00C64CD2" w:rsidDel="008F695C" w:rsidRDefault="00C64CD2" w:rsidP="00C64CD2">
      <w:pPr>
        <w:spacing w:line="480" w:lineRule="auto"/>
        <w:jc w:val="center"/>
        <w:rPr>
          <w:del w:id="260" w:author="shi minan" w:date="2021-09-14T12:05:00Z"/>
          <w:rFonts w:eastAsia="宋体"/>
          <w:szCs w:val="20"/>
        </w:rPr>
      </w:pPr>
      <w:del w:id="261" w:author="shi minan" w:date="2021-09-14T12:05:00Z">
        <w:r w:rsidDel="008F695C">
          <w:rPr>
            <w:rFonts w:eastAsia="宋体" w:hint="eastAsia"/>
            <w:szCs w:val="20"/>
          </w:rPr>
          <w:delText>Table 1 Parameters of GF-1</w:delText>
        </w:r>
      </w:del>
    </w:p>
    <w:tbl>
      <w:tblPr>
        <w:tblW w:w="8221" w:type="dxa"/>
        <w:jc w:val="center"/>
        <w:tblBorders>
          <w:top w:val="single" w:sz="4" w:space="0" w:color="auto"/>
          <w:bottom w:val="single" w:sz="4" w:space="0" w:color="auto"/>
        </w:tblBorders>
        <w:tblLayout w:type="fixed"/>
        <w:tblLook w:val="04A0" w:firstRow="1" w:lastRow="0" w:firstColumn="1" w:lastColumn="0" w:noHBand="0" w:noVBand="1"/>
      </w:tblPr>
      <w:tblGrid>
        <w:gridCol w:w="2127"/>
        <w:gridCol w:w="1417"/>
        <w:gridCol w:w="1559"/>
        <w:gridCol w:w="3118"/>
      </w:tblGrid>
      <w:tr w:rsidR="00C64CD2" w:rsidRPr="008241BD" w:rsidDel="008F695C" w14:paraId="20C8F1EF" w14:textId="58A12607" w:rsidTr="009A7E5F">
        <w:trPr>
          <w:jc w:val="center"/>
          <w:ins w:id="262" w:author="胡 悦琳" w:date="2021-09-13T17:19:00Z"/>
          <w:del w:id="263" w:author="shi minan" w:date="2021-09-14T12:05:00Z"/>
        </w:trPr>
        <w:tc>
          <w:tcPr>
            <w:tcW w:w="2127" w:type="dxa"/>
            <w:tcBorders>
              <w:top w:val="single" w:sz="12" w:space="0" w:color="000000"/>
              <w:bottom w:val="single" w:sz="6" w:space="0" w:color="000000"/>
            </w:tcBorders>
            <w:shd w:val="clear" w:color="auto" w:fill="auto"/>
            <w:vAlign w:val="center"/>
          </w:tcPr>
          <w:p w14:paraId="5CDEB4CF" w14:textId="0178FF43" w:rsidR="00C64CD2" w:rsidRPr="008241BD" w:rsidDel="008F695C" w:rsidRDefault="00C64CD2" w:rsidP="009A7E5F">
            <w:pPr>
              <w:ind w:left="733" w:hanging="317"/>
              <w:jc w:val="center"/>
              <w:rPr>
                <w:ins w:id="264" w:author="胡 悦琳" w:date="2021-09-13T17:19:00Z"/>
                <w:del w:id="265" w:author="shi minan" w:date="2021-09-14T12:05:00Z"/>
                <w:rFonts w:ascii="宋体" w:eastAsia="宋体" w:hAnsi="宋体"/>
                <w:b/>
                <w:sz w:val="15"/>
                <w:szCs w:val="15"/>
              </w:rPr>
            </w:pPr>
            <w:ins w:id="266" w:author="胡 悦琳" w:date="2021-09-13T17:19:00Z">
              <w:del w:id="267" w:author="shi minan" w:date="2021-09-14T12:05:00Z">
                <w:r w:rsidRPr="008241BD" w:rsidDel="008F695C">
                  <w:rPr>
                    <w:rFonts w:ascii="宋体" w:eastAsia="宋体" w:hAnsi="宋体" w:hint="eastAsia"/>
                    <w:b/>
                    <w:sz w:val="15"/>
                    <w:szCs w:val="15"/>
                  </w:rPr>
                  <w:delText>参数名称</w:delText>
                </w:r>
              </w:del>
            </w:ins>
          </w:p>
        </w:tc>
        <w:tc>
          <w:tcPr>
            <w:tcW w:w="6094" w:type="dxa"/>
            <w:gridSpan w:val="3"/>
            <w:tcBorders>
              <w:top w:val="single" w:sz="12" w:space="0" w:color="000000"/>
              <w:bottom w:val="single" w:sz="6" w:space="0" w:color="000000"/>
            </w:tcBorders>
            <w:shd w:val="clear" w:color="auto" w:fill="auto"/>
          </w:tcPr>
          <w:p w14:paraId="66CB5000" w14:textId="0DA39BEA" w:rsidR="00C64CD2" w:rsidRPr="008241BD" w:rsidDel="008F695C" w:rsidRDefault="00C64CD2" w:rsidP="009A7E5F">
            <w:pPr>
              <w:ind w:left="733" w:hanging="317"/>
              <w:jc w:val="center"/>
              <w:rPr>
                <w:ins w:id="268" w:author="胡 悦琳" w:date="2021-09-13T17:19:00Z"/>
                <w:del w:id="269" w:author="shi minan" w:date="2021-09-14T12:05:00Z"/>
                <w:rFonts w:ascii="宋体" w:eastAsia="宋体" w:hAnsi="宋体"/>
                <w:b/>
                <w:sz w:val="15"/>
                <w:szCs w:val="15"/>
              </w:rPr>
            </w:pPr>
            <w:ins w:id="270" w:author="胡 悦琳" w:date="2021-09-13T17:19:00Z">
              <w:del w:id="271" w:author="shi minan" w:date="2021-09-14T12:05:00Z">
                <w:r w:rsidRPr="008241BD" w:rsidDel="008F695C">
                  <w:rPr>
                    <w:rFonts w:ascii="宋体" w:eastAsia="宋体" w:hAnsi="宋体" w:hint="eastAsia"/>
                    <w:b/>
                    <w:sz w:val="15"/>
                    <w:szCs w:val="15"/>
                  </w:rPr>
                  <w:delText>参数设置</w:delText>
                </w:r>
              </w:del>
            </w:ins>
          </w:p>
        </w:tc>
      </w:tr>
      <w:tr w:rsidR="00C64CD2" w:rsidRPr="008241BD" w:rsidDel="008F695C" w14:paraId="555C8EF1" w14:textId="5C7D300F" w:rsidTr="009A7E5F">
        <w:trPr>
          <w:jc w:val="center"/>
          <w:ins w:id="272" w:author="胡 悦琳" w:date="2021-09-13T17:19:00Z"/>
          <w:del w:id="273" w:author="shi minan" w:date="2021-09-14T12:05:00Z"/>
        </w:trPr>
        <w:tc>
          <w:tcPr>
            <w:tcW w:w="2127" w:type="dxa"/>
            <w:vMerge w:val="restart"/>
            <w:tcBorders>
              <w:top w:val="single" w:sz="6" w:space="0" w:color="000000"/>
            </w:tcBorders>
            <w:shd w:val="clear" w:color="auto" w:fill="auto"/>
            <w:vAlign w:val="center"/>
          </w:tcPr>
          <w:p w14:paraId="57F620CF" w14:textId="6A46C522" w:rsidR="00C64CD2" w:rsidRPr="008241BD" w:rsidDel="008F695C" w:rsidRDefault="00C64CD2" w:rsidP="009A7E5F">
            <w:pPr>
              <w:ind w:left="732" w:hanging="316"/>
              <w:jc w:val="center"/>
              <w:rPr>
                <w:ins w:id="274" w:author="胡 悦琳" w:date="2021-09-13T17:19:00Z"/>
                <w:del w:id="275" w:author="shi minan" w:date="2021-09-14T12:05:00Z"/>
                <w:rFonts w:ascii="宋体" w:eastAsia="宋体" w:hAnsi="宋体"/>
                <w:sz w:val="15"/>
                <w:szCs w:val="15"/>
              </w:rPr>
            </w:pPr>
            <w:ins w:id="276" w:author="胡 悦琳" w:date="2021-09-13T17:19:00Z">
              <w:del w:id="277" w:author="shi minan" w:date="2021-09-14T12:05:00Z">
                <w:r w:rsidRPr="008241BD" w:rsidDel="008F695C">
                  <w:rPr>
                    <w:rFonts w:ascii="宋体" w:eastAsia="宋体" w:hAnsi="宋体" w:hint="eastAsia"/>
                    <w:bCs/>
                    <w:color w:val="000000"/>
                    <w:sz w:val="15"/>
                    <w:szCs w:val="15"/>
                  </w:rPr>
                  <w:delText>光谱范围</w:delText>
                </w:r>
              </w:del>
            </w:ins>
          </w:p>
        </w:tc>
        <w:tc>
          <w:tcPr>
            <w:tcW w:w="1417" w:type="dxa"/>
            <w:vMerge w:val="restart"/>
            <w:tcBorders>
              <w:top w:val="single" w:sz="6" w:space="0" w:color="000000"/>
              <w:bottom w:val="single" w:sz="6" w:space="0" w:color="000000"/>
            </w:tcBorders>
            <w:shd w:val="clear" w:color="auto" w:fill="auto"/>
            <w:vAlign w:val="center"/>
          </w:tcPr>
          <w:p w14:paraId="18558DE0" w14:textId="1E0E09E7" w:rsidR="00C64CD2" w:rsidRPr="008241BD" w:rsidDel="008F695C" w:rsidRDefault="00C64CD2" w:rsidP="009A7E5F">
            <w:pPr>
              <w:ind w:left="732" w:hanging="316"/>
              <w:jc w:val="center"/>
              <w:rPr>
                <w:ins w:id="278" w:author="胡 悦琳" w:date="2021-09-13T17:19:00Z"/>
                <w:del w:id="279" w:author="shi minan" w:date="2021-09-14T12:05:00Z"/>
                <w:rFonts w:ascii="宋体" w:eastAsia="宋体" w:hAnsi="宋体"/>
                <w:sz w:val="15"/>
                <w:szCs w:val="15"/>
              </w:rPr>
            </w:pPr>
            <w:ins w:id="280" w:author="胡 悦琳" w:date="2021-09-13T17:19:00Z">
              <w:del w:id="281" w:author="shi minan" w:date="2021-09-14T12:05:00Z">
                <w:r w:rsidRPr="008241BD" w:rsidDel="008F695C">
                  <w:rPr>
                    <w:rFonts w:ascii="宋体" w:eastAsia="宋体" w:hAnsi="宋体" w:hint="eastAsia"/>
                    <w:sz w:val="15"/>
                    <w:szCs w:val="15"/>
                  </w:rPr>
                  <w:delText>P</w:delText>
                </w:r>
                <w:r w:rsidRPr="008241BD" w:rsidDel="008F695C">
                  <w:rPr>
                    <w:rFonts w:ascii="宋体" w:eastAsia="宋体" w:hAnsi="宋体"/>
                    <w:sz w:val="15"/>
                    <w:szCs w:val="15"/>
                  </w:rPr>
                  <w:delText>MS</w:delText>
                </w:r>
                <w:r w:rsidRPr="008241BD" w:rsidDel="008F695C">
                  <w:rPr>
                    <w:rFonts w:ascii="宋体" w:eastAsia="宋体" w:hAnsi="宋体" w:hint="eastAsia"/>
                    <w:sz w:val="15"/>
                    <w:szCs w:val="15"/>
                  </w:rPr>
                  <w:delText>相机</w:delText>
                </w:r>
              </w:del>
            </w:ins>
          </w:p>
        </w:tc>
        <w:tc>
          <w:tcPr>
            <w:tcW w:w="1559" w:type="dxa"/>
            <w:tcBorders>
              <w:top w:val="single" w:sz="6" w:space="0" w:color="000000"/>
              <w:bottom w:val="single" w:sz="6" w:space="0" w:color="000000"/>
            </w:tcBorders>
            <w:shd w:val="clear" w:color="auto" w:fill="auto"/>
            <w:vAlign w:val="center"/>
          </w:tcPr>
          <w:p w14:paraId="25309AB3" w14:textId="2E2A704C" w:rsidR="00C64CD2" w:rsidRPr="008241BD" w:rsidDel="008F695C" w:rsidRDefault="00C64CD2" w:rsidP="009A7E5F">
            <w:pPr>
              <w:ind w:left="732" w:hanging="316"/>
              <w:jc w:val="center"/>
              <w:rPr>
                <w:ins w:id="282" w:author="胡 悦琳" w:date="2021-09-13T17:19:00Z"/>
                <w:del w:id="283" w:author="shi minan" w:date="2021-09-14T12:05:00Z"/>
                <w:rFonts w:ascii="宋体" w:eastAsia="宋体" w:hAnsi="宋体"/>
                <w:sz w:val="15"/>
                <w:szCs w:val="15"/>
              </w:rPr>
            </w:pPr>
            <w:ins w:id="284" w:author="胡 悦琳" w:date="2021-09-13T17:19:00Z">
              <w:del w:id="285" w:author="shi minan" w:date="2021-09-14T12:05:00Z">
                <w:r w:rsidRPr="008241BD" w:rsidDel="008F695C">
                  <w:rPr>
                    <w:rFonts w:ascii="宋体" w:eastAsia="宋体" w:hAnsi="宋体" w:hint="eastAsia"/>
                    <w:sz w:val="15"/>
                    <w:szCs w:val="15"/>
                  </w:rPr>
                  <w:delText>全色</w:delText>
                </w:r>
              </w:del>
            </w:ins>
          </w:p>
        </w:tc>
        <w:tc>
          <w:tcPr>
            <w:tcW w:w="3118" w:type="dxa"/>
            <w:tcBorders>
              <w:top w:val="single" w:sz="6" w:space="0" w:color="000000"/>
              <w:bottom w:val="single" w:sz="6" w:space="0" w:color="000000"/>
            </w:tcBorders>
            <w:shd w:val="clear" w:color="auto" w:fill="auto"/>
            <w:vAlign w:val="center"/>
          </w:tcPr>
          <w:p w14:paraId="54AB9413" w14:textId="2BC916D2" w:rsidR="00C64CD2" w:rsidRPr="008241BD" w:rsidDel="008F695C" w:rsidRDefault="00C64CD2" w:rsidP="009A7E5F">
            <w:pPr>
              <w:ind w:left="732" w:hanging="316"/>
              <w:jc w:val="center"/>
              <w:rPr>
                <w:ins w:id="286" w:author="胡 悦琳" w:date="2021-09-13T17:19:00Z"/>
                <w:del w:id="287" w:author="shi minan" w:date="2021-09-14T12:05:00Z"/>
                <w:rFonts w:ascii="宋体" w:eastAsia="宋体" w:hAnsi="宋体"/>
                <w:sz w:val="15"/>
                <w:szCs w:val="15"/>
              </w:rPr>
            </w:pPr>
            <w:ins w:id="288" w:author="胡 悦琳" w:date="2021-09-13T17:19:00Z">
              <w:del w:id="289" w:author="shi minan" w:date="2021-09-14T12:05:00Z">
                <w:r w:rsidRPr="008241BD" w:rsidDel="008F695C">
                  <w:rPr>
                    <w:rFonts w:ascii="宋体" w:eastAsia="宋体" w:hAnsi="宋体"/>
                    <w:sz w:val="15"/>
                    <w:szCs w:val="15"/>
                  </w:rPr>
                  <w:delText>0.45—0.90μm</w:delText>
                </w:r>
              </w:del>
            </w:ins>
          </w:p>
        </w:tc>
      </w:tr>
      <w:tr w:rsidR="00C64CD2" w:rsidRPr="008241BD" w:rsidDel="008F695C" w14:paraId="1753D5B0" w14:textId="773CD406" w:rsidTr="009A7E5F">
        <w:trPr>
          <w:jc w:val="center"/>
          <w:ins w:id="290" w:author="胡 悦琳" w:date="2021-09-13T17:19:00Z"/>
          <w:del w:id="291" w:author="shi minan" w:date="2021-09-14T12:05:00Z"/>
        </w:trPr>
        <w:tc>
          <w:tcPr>
            <w:tcW w:w="2127" w:type="dxa"/>
            <w:vMerge/>
            <w:shd w:val="clear" w:color="auto" w:fill="auto"/>
            <w:vAlign w:val="center"/>
          </w:tcPr>
          <w:p w14:paraId="5AE49EEC" w14:textId="49A98B03" w:rsidR="00C64CD2" w:rsidRPr="008241BD" w:rsidDel="008F695C" w:rsidRDefault="00C64CD2" w:rsidP="009A7E5F">
            <w:pPr>
              <w:ind w:left="732" w:hanging="316"/>
              <w:jc w:val="center"/>
              <w:rPr>
                <w:ins w:id="292" w:author="胡 悦琳" w:date="2021-09-13T17:19:00Z"/>
                <w:del w:id="293" w:author="shi minan" w:date="2021-09-14T12:05:00Z"/>
                <w:rFonts w:ascii="宋体" w:eastAsia="宋体" w:hAnsi="宋体"/>
                <w:bCs/>
                <w:color w:val="000000"/>
                <w:sz w:val="15"/>
                <w:szCs w:val="15"/>
              </w:rPr>
            </w:pPr>
          </w:p>
        </w:tc>
        <w:tc>
          <w:tcPr>
            <w:tcW w:w="1417" w:type="dxa"/>
            <w:vMerge/>
            <w:tcBorders>
              <w:top w:val="nil"/>
              <w:bottom w:val="single" w:sz="6" w:space="0" w:color="000000"/>
            </w:tcBorders>
            <w:shd w:val="clear" w:color="auto" w:fill="auto"/>
          </w:tcPr>
          <w:p w14:paraId="0FB1A8BE" w14:textId="0846CA95" w:rsidR="00C64CD2" w:rsidRPr="008241BD" w:rsidDel="008F695C" w:rsidRDefault="00C64CD2" w:rsidP="009A7E5F">
            <w:pPr>
              <w:ind w:left="732" w:hanging="316"/>
              <w:jc w:val="center"/>
              <w:rPr>
                <w:ins w:id="294" w:author="胡 悦琳" w:date="2021-09-13T17:19:00Z"/>
                <w:del w:id="295" w:author="shi minan" w:date="2021-09-14T12:05:00Z"/>
                <w:rFonts w:ascii="宋体" w:eastAsia="宋体" w:hAnsi="宋体"/>
                <w:sz w:val="15"/>
                <w:szCs w:val="15"/>
              </w:rPr>
            </w:pPr>
          </w:p>
        </w:tc>
        <w:tc>
          <w:tcPr>
            <w:tcW w:w="1559" w:type="dxa"/>
            <w:vMerge w:val="restart"/>
            <w:tcBorders>
              <w:top w:val="single" w:sz="6" w:space="0" w:color="000000"/>
              <w:bottom w:val="single" w:sz="6" w:space="0" w:color="000000"/>
            </w:tcBorders>
            <w:shd w:val="clear" w:color="auto" w:fill="auto"/>
            <w:vAlign w:val="center"/>
          </w:tcPr>
          <w:p w14:paraId="2DA32ECE" w14:textId="2597EEB6" w:rsidR="00C64CD2" w:rsidRPr="008241BD" w:rsidDel="008F695C" w:rsidRDefault="00C64CD2" w:rsidP="009A7E5F">
            <w:pPr>
              <w:ind w:left="732" w:hanging="316"/>
              <w:jc w:val="center"/>
              <w:rPr>
                <w:ins w:id="296" w:author="胡 悦琳" w:date="2021-09-13T17:19:00Z"/>
                <w:del w:id="297" w:author="shi minan" w:date="2021-09-14T12:05:00Z"/>
                <w:rFonts w:ascii="宋体" w:eastAsia="宋体" w:hAnsi="宋体"/>
                <w:sz w:val="15"/>
                <w:szCs w:val="15"/>
              </w:rPr>
            </w:pPr>
            <w:ins w:id="298" w:author="胡 悦琳" w:date="2021-09-13T17:19:00Z">
              <w:del w:id="299" w:author="shi minan" w:date="2021-09-14T12:05:00Z">
                <w:r w:rsidRPr="008241BD" w:rsidDel="008F695C">
                  <w:rPr>
                    <w:rFonts w:ascii="宋体" w:eastAsia="宋体" w:hAnsi="宋体" w:hint="eastAsia"/>
                    <w:sz w:val="15"/>
                    <w:szCs w:val="15"/>
                  </w:rPr>
                  <w:delText>多光谱</w:delText>
                </w:r>
              </w:del>
            </w:ins>
          </w:p>
        </w:tc>
        <w:tc>
          <w:tcPr>
            <w:tcW w:w="3118" w:type="dxa"/>
            <w:tcBorders>
              <w:top w:val="single" w:sz="6" w:space="0" w:color="000000"/>
              <w:bottom w:val="nil"/>
            </w:tcBorders>
            <w:shd w:val="clear" w:color="auto" w:fill="auto"/>
            <w:vAlign w:val="center"/>
          </w:tcPr>
          <w:p w14:paraId="68476E00" w14:textId="2B9E695D" w:rsidR="00C64CD2" w:rsidRPr="008241BD" w:rsidDel="008F695C" w:rsidRDefault="00C64CD2" w:rsidP="009A7E5F">
            <w:pPr>
              <w:ind w:left="732" w:hanging="316"/>
              <w:jc w:val="center"/>
              <w:rPr>
                <w:ins w:id="300" w:author="胡 悦琳" w:date="2021-09-13T17:19:00Z"/>
                <w:del w:id="301" w:author="shi minan" w:date="2021-09-14T12:05:00Z"/>
                <w:rFonts w:ascii="宋体" w:eastAsia="宋体" w:hAnsi="宋体"/>
                <w:sz w:val="15"/>
                <w:szCs w:val="15"/>
              </w:rPr>
            </w:pPr>
            <w:ins w:id="302" w:author="胡 悦琳" w:date="2021-09-13T17:19:00Z">
              <w:del w:id="303" w:author="shi minan" w:date="2021-09-14T12:05:00Z">
                <w:r w:rsidRPr="008241BD" w:rsidDel="008F695C">
                  <w:rPr>
                    <w:rFonts w:ascii="宋体" w:eastAsia="宋体" w:hAnsi="宋体"/>
                    <w:sz w:val="15"/>
                    <w:szCs w:val="15"/>
                  </w:rPr>
                  <w:delText>0.45—0.52μm</w:delText>
                </w:r>
              </w:del>
            </w:ins>
          </w:p>
        </w:tc>
      </w:tr>
      <w:tr w:rsidR="00C64CD2" w:rsidRPr="008241BD" w:rsidDel="008F695C" w14:paraId="6CDFA5BF" w14:textId="27EF069D" w:rsidTr="009A7E5F">
        <w:trPr>
          <w:jc w:val="center"/>
          <w:ins w:id="304" w:author="胡 悦琳" w:date="2021-09-13T17:19:00Z"/>
          <w:del w:id="305" w:author="shi minan" w:date="2021-09-14T12:05:00Z"/>
        </w:trPr>
        <w:tc>
          <w:tcPr>
            <w:tcW w:w="2127" w:type="dxa"/>
            <w:vMerge/>
            <w:shd w:val="clear" w:color="auto" w:fill="auto"/>
            <w:vAlign w:val="center"/>
          </w:tcPr>
          <w:p w14:paraId="063972B2" w14:textId="739ECFB4" w:rsidR="00C64CD2" w:rsidRPr="008241BD" w:rsidDel="008F695C" w:rsidRDefault="00C64CD2" w:rsidP="009A7E5F">
            <w:pPr>
              <w:ind w:left="732" w:hanging="316"/>
              <w:jc w:val="center"/>
              <w:rPr>
                <w:ins w:id="306" w:author="胡 悦琳" w:date="2021-09-13T17:19:00Z"/>
                <w:del w:id="307" w:author="shi minan" w:date="2021-09-14T12:05:00Z"/>
                <w:rFonts w:ascii="宋体" w:eastAsia="宋体" w:hAnsi="宋体"/>
                <w:bCs/>
                <w:color w:val="000000"/>
                <w:sz w:val="15"/>
                <w:szCs w:val="15"/>
              </w:rPr>
            </w:pPr>
          </w:p>
        </w:tc>
        <w:tc>
          <w:tcPr>
            <w:tcW w:w="1417" w:type="dxa"/>
            <w:vMerge/>
            <w:tcBorders>
              <w:top w:val="nil"/>
              <w:bottom w:val="single" w:sz="6" w:space="0" w:color="000000"/>
            </w:tcBorders>
            <w:shd w:val="clear" w:color="auto" w:fill="auto"/>
          </w:tcPr>
          <w:p w14:paraId="64F1BB27" w14:textId="2E933164" w:rsidR="00C64CD2" w:rsidRPr="008241BD" w:rsidDel="008F695C" w:rsidRDefault="00C64CD2" w:rsidP="009A7E5F">
            <w:pPr>
              <w:ind w:left="732" w:hanging="316"/>
              <w:jc w:val="center"/>
              <w:rPr>
                <w:ins w:id="308" w:author="胡 悦琳" w:date="2021-09-13T17:19:00Z"/>
                <w:del w:id="309" w:author="shi minan" w:date="2021-09-14T12:05:00Z"/>
                <w:rFonts w:ascii="宋体" w:eastAsia="宋体" w:hAnsi="宋体"/>
                <w:sz w:val="15"/>
                <w:szCs w:val="15"/>
              </w:rPr>
            </w:pPr>
          </w:p>
        </w:tc>
        <w:tc>
          <w:tcPr>
            <w:tcW w:w="1559" w:type="dxa"/>
            <w:vMerge/>
            <w:tcBorders>
              <w:top w:val="nil"/>
              <w:bottom w:val="single" w:sz="6" w:space="0" w:color="000000"/>
            </w:tcBorders>
            <w:shd w:val="clear" w:color="auto" w:fill="auto"/>
            <w:vAlign w:val="center"/>
          </w:tcPr>
          <w:p w14:paraId="28A5B29E" w14:textId="5FDA8CB0" w:rsidR="00C64CD2" w:rsidRPr="008241BD" w:rsidDel="008F695C" w:rsidRDefault="00C64CD2" w:rsidP="009A7E5F">
            <w:pPr>
              <w:ind w:left="732" w:hanging="316"/>
              <w:jc w:val="center"/>
              <w:rPr>
                <w:ins w:id="310" w:author="胡 悦琳" w:date="2021-09-13T17:19:00Z"/>
                <w:del w:id="311" w:author="shi minan" w:date="2021-09-14T12:05:00Z"/>
                <w:rFonts w:ascii="宋体" w:eastAsia="宋体" w:hAnsi="宋体"/>
                <w:sz w:val="15"/>
                <w:szCs w:val="15"/>
              </w:rPr>
            </w:pPr>
          </w:p>
        </w:tc>
        <w:tc>
          <w:tcPr>
            <w:tcW w:w="3118" w:type="dxa"/>
            <w:tcBorders>
              <w:top w:val="nil"/>
              <w:bottom w:val="nil"/>
            </w:tcBorders>
            <w:shd w:val="clear" w:color="auto" w:fill="auto"/>
            <w:vAlign w:val="center"/>
          </w:tcPr>
          <w:p w14:paraId="77C21D01" w14:textId="5C86516F" w:rsidR="00C64CD2" w:rsidRPr="008241BD" w:rsidDel="008F695C" w:rsidRDefault="00C64CD2" w:rsidP="009A7E5F">
            <w:pPr>
              <w:ind w:left="732" w:hanging="316"/>
              <w:jc w:val="center"/>
              <w:rPr>
                <w:ins w:id="312" w:author="胡 悦琳" w:date="2021-09-13T17:19:00Z"/>
                <w:del w:id="313" w:author="shi minan" w:date="2021-09-14T12:05:00Z"/>
                <w:rFonts w:ascii="宋体" w:eastAsia="宋体" w:hAnsi="宋体"/>
                <w:sz w:val="15"/>
                <w:szCs w:val="15"/>
              </w:rPr>
            </w:pPr>
            <w:ins w:id="314" w:author="胡 悦琳" w:date="2021-09-13T17:19:00Z">
              <w:del w:id="315" w:author="shi minan" w:date="2021-09-14T12:05:00Z">
                <w:r w:rsidRPr="008241BD" w:rsidDel="008F695C">
                  <w:rPr>
                    <w:rFonts w:ascii="宋体" w:eastAsia="宋体" w:hAnsi="宋体"/>
                    <w:sz w:val="15"/>
                    <w:szCs w:val="15"/>
                  </w:rPr>
                  <w:delText>0.52—0.59μm</w:delText>
                </w:r>
              </w:del>
            </w:ins>
          </w:p>
        </w:tc>
      </w:tr>
      <w:tr w:rsidR="00C64CD2" w:rsidRPr="008241BD" w:rsidDel="008F695C" w14:paraId="09E60DB5" w14:textId="3D46EA0D" w:rsidTr="009A7E5F">
        <w:trPr>
          <w:jc w:val="center"/>
          <w:ins w:id="316" w:author="胡 悦琳" w:date="2021-09-13T17:19:00Z"/>
          <w:del w:id="317" w:author="shi minan" w:date="2021-09-14T12:05:00Z"/>
        </w:trPr>
        <w:tc>
          <w:tcPr>
            <w:tcW w:w="2127" w:type="dxa"/>
            <w:vMerge/>
            <w:shd w:val="clear" w:color="auto" w:fill="auto"/>
            <w:vAlign w:val="center"/>
          </w:tcPr>
          <w:p w14:paraId="5AE6904A" w14:textId="17DD6F1B" w:rsidR="00C64CD2" w:rsidRPr="008241BD" w:rsidDel="008F695C" w:rsidRDefault="00C64CD2" w:rsidP="009A7E5F">
            <w:pPr>
              <w:ind w:left="732" w:hanging="316"/>
              <w:jc w:val="center"/>
              <w:rPr>
                <w:ins w:id="318" w:author="胡 悦琳" w:date="2021-09-13T17:19:00Z"/>
                <w:del w:id="319" w:author="shi minan" w:date="2021-09-14T12:05:00Z"/>
                <w:rFonts w:ascii="宋体" w:eastAsia="宋体" w:hAnsi="宋体"/>
                <w:bCs/>
                <w:color w:val="000000"/>
                <w:sz w:val="15"/>
                <w:szCs w:val="15"/>
              </w:rPr>
            </w:pPr>
          </w:p>
        </w:tc>
        <w:tc>
          <w:tcPr>
            <w:tcW w:w="1417" w:type="dxa"/>
            <w:vMerge/>
            <w:tcBorders>
              <w:top w:val="nil"/>
              <w:bottom w:val="single" w:sz="6" w:space="0" w:color="000000"/>
            </w:tcBorders>
            <w:shd w:val="clear" w:color="auto" w:fill="auto"/>
          </w:tcPr>
          <w:p w14:paraId="5A3A431E" w14:textId="24FC2FE2" w:rsidR="00C64CD2" w:rsidRPr="008241BD" w:rsidDel="008F695C" w:rsidRDefault="00C64CD2" w:rsidP="009A7E5F">
            <w:pPr>
              <w:ind w:left="732" w:hanging="316"/>
              <w:jc w:val="center"/>
              <w:rPr>
                <w:ins w:id="320" w:author="胡 悦琳" w:date="2021-09-13T17:19:00Z"/>
                <w:del w:id="321" w:author="shi minan" w:date="2021-09-14T12:05:00Z"/>
                <w:rFonts w:ascii="宋体" w:eastAsia="宋体" w:hAnsi="宋体"/>
                <w:sz w:val="15"/>
                <w:szCs w:val="15"/>
              </w:rPr>
            </w:pPr>
          </w:p>
        </w:tc>
        <w:tc>
          <w:tcPr>
            <w:tcW w:w="1559" w:type="dxa"/>
            <w:vMerge/>
            <w:tcBorders>
              <w:top w:val="nil"/>
              <w:bottom w:val="single" w:sz="6" w:space="0" w:color="000000"/>
            </w:tcBorders>
            <w:shd w:val="clear" w:color="auto" w:fill="auto"/>
            <w:vAlign w:val="center"/>
          </w:tcPr>
          <w:p w14:paraId="082DC6BF" w14:textId="79C5B91B" w:rsidR="00C64CD2" w:rsidRPr="008241BD" w:rsidDel="008F695C" w:rsidRDefault="00C64CD2" w:rsidP="009A7E5F">
            <w:pPr>
              <w:ind w:left="732" w:hanging="316"/>
              <w:jc w:val="center"/>
              <w:rPr>
                <w:ins w:id="322" w:author="胡 悦琳" w:date="2021-09-13T17:19:00Z"/>
                <w:del w:id="323" w:author="shi minan" w:date="2021-09-14T12:05:00Z"/>
                <w:rFonts w:ascii="宋体" w:eastAsia="宋体" w:hAnsi="宋体"/>
                <w:sz w:val="15"/>
                <w:szCs w:val="15"/>
              </w:rPr>
            </w:pPr>
          </w:p>
        </w:tc>
        <w:tc>
          <w:tcPr>
            <w:tcW w:w="3118" w:type="dxa"/>
            <w:tcBorders>
              <w:top w:val="nil"/>
              <w:bottom w:val="nil"/>
            </w:tcBorders>
            <w:shd w:val="clear" w:color="auto" w:fill="auto"/>
            <w:vAlign w:val="center"/>
          </w:tcPr>
          <w:p w14:paraId="5F2E2FA1" w14:textId="124D5F1F" w:rsidR="00C64CD2" w:rsidRPr="008241BD" w:rsidDel="008F695C" w:rsidRDefault="00C64CD2" w:rsidP="009A7E5F">
            <w:pPr>
              <w:ind w:left="732" w:hanging="316"/>
              <w:jc w:val="center"/>
              <w:rPr>
                <w:ins w:id="324" w:author="胡 悦琳" w:date="2021-09-13T17:19:00Z"/>
                <w:del w:id="325" w:author="shi minan" w:date="2021-09-14T12:05:00Z"/>
                <w:rFonts w:ascii="宋体" w:eastAsia="宋体" w:hAnsi="宋体"/>
                <w:sz w:val="15"/>
                <w:szCs w:val="15"/>
              </w:rPr>
            </w:pPr>
            <w:ins w:id="326" w:author="胡 悦琳" w:date="2021-09-13T17:19:00Z">
              <w:del w:id="327" w:author="shi minan" w:date="2021-09-14T12:05:00Z">
                <w:r w:rsidRPr="008241BD" w:rsidDel="008F695C">
                  <w:rPr>
                    <w:rFonts w:ascii="宋体" w:eastAsia="宋体" w:hAnsi="宋体"/>
                    <w:sz w:val="15"/>
                    <w:szCs w:val="15"/>
                  </w:rPr>
                  <w:delText>0.63—0.69μm</w:delText>
                </w:r>
              </w:del>
            </w:ins>
          </w:p>
        </w:tc>
      </w:tr>
      <w:tr w:rsidR="00C64CD2" w:rsidRPr="008241BD" w:rsidDel="008F695C" w14:paraId="46374A4D" w14:textId="53F46B34" w:rsidTr="009A7E5F">
        <w:trPr>
          <w:jc w:val="center"/>
          <w:ins w:id="328" w:author="胡 悦琳" w:date="2021-09-13T17:19:00Z"/>
          <w:del w:id="329" w:author="shi minan" w:date="2021-09-14T12:05:00Z"/>
        </w:trPr>
        <w:tc>
          <w:tcPr>
            <w:tcW w:w="2127" w:type="dxa"/>
            <w:vMerge/>
            <w:tcBorders>
              <w:bottom w:val="nil"/>
            </w:tcBorders>
            <w:shd w:val="clear" w:color="auto" w:fill="auto"/>
            <w:vAlign w:val="center"/>
          </w:tcPr>
          <w:p w14:paraId="59A8808A" w14:textId="648DBAA1" w:rsidR="00C64CD2" w:rsidRPr="008241BD" w:rsidDel="008F695C" w:rsidRDefault="00C64CD2" w:rsidP="009A7E5F">
            <w:pPr>
              <w:ind w:left="732" w:hanging="316"/>
              <w:jc w:val="center"/>
              <w:rPr>
                <w:ins w:id="330" w:author="胡 悦琳" w:date="2021-09-13T17:19:00Z"/>
                <w:del w:id="331" w:author="shi minan" w:date="2021-09-14T12:05:00Z"/>
                <w:rFonts w:ascii="宋体" w:eastAsia="宋体" w:hAnsi="宋体"/>
                <w:bCs/>
                <w:color w:val="000000"/>
                <w:sz w:val="15"/>
                <w:szCs w:val="15"/>
              </w:rPr>
            </w:pPr>
          </w:p>
        </w:tc>
        <w:tc>
          <w:tcPr>
            <w:tcW w:w="1417" w:type="dxa"/>
            <w:vMerge/>
            <w:tcBorders>
              <w:top w:val="nil"/>
              <w:bottom w:val="single" w:sz="6" w:space="0" w:color="000000"/>
            </w:tcBorders>
            <w:shd w:val="clear" w:color="auto" w:fill="auto"/>
          </w:tcPr>
          <w:p w14:paraId="30581948" w14:textId="2C3D9E63" w:rsidR="00C64CD2" w:rsidRPr="008241BD" w:rsidDel="008F695C" w:rsidRDefault="00C64CD2" w:rsidP="009A7E5F">
            <w:pPr>
              <w:ind w:left="732" w:hanging="316"/>
              <w:jc w:val="center"/>
              <w:rPr>
                <w:ins w:id="332" w:author="胡 悦琳" w:date="2021-09-13T17:19:00Z"/>
                <w:del w:id="333" w:author="shi minan" w:date="2021-09-14T12:05:00Z"/>
                <w:rFonts w:ascii="宋体" w:eastAsia="宋体" w:hAnsi="宋体"/>
                <w:sz w:val="15"/>
                <w:szCs w:val="15"/>
              </w:rPr>
            </w:pPr>
          </w:p>
        </w:tc>
        <w:tc>
          <w:tcPr>
            <w:tcW w:w="1559" w:type="dxa"/>
            <w:vMerge/>
            <w:tcBorders>
              <w:top w:val="nil"/>
              <w:bottom w:val="single" w:sz="6" w:space="0" w:color="000000"/>
            </w:tcBorders>
            <w:shd w:val="clear" w:color="auto" w:fill="auto"/>
            <w:vAlign w:val="center"/>
          </w:tcPr>
          <w:p w14:paraId="3ECEAF41" w14:textId="52F20505" w:rsidR="00C64CD2" w:rsidRPr="008241BD" w:rsidDel="008F695C" w:rsidRDefault="00C64CD2" w:rsidP="009A7E5F">
            <w:pPr>
              <w:ind w:left="732" w:hanging="316"/>
              <w:jc w:val="center"/>
              <w:rPr>
                <w:ins w:id="334" w:author="胡 悦琳" w:date="2021-09-13T17:19:00Z"/>
                <w:del w:id="335" w:author="shi minan" w:date="2021-09-14T12:05:00Z"/>
                <w:rFonts w:ascii="宋体" w:eastAsia="宋体" w:hAnsi="宋体"/>
                <w:sz w:val="15"/>
                <w:szCs w:val="15"/>
              </w:rPr>
            </w:pPr>
          </w:p>
        </w:tc>
        <w:tc>
          <w:tcPr>
            <w:tcW w:w="3118" w:type="dxa"/>
            <w:tcBorders>
              <w:top w:val="nil"/>
              <w:bottom w:val="single" w:sz="6" w:space="0" w:color="000000"/>
            </w:tcBorders>
            <w:shd w:val="clear" w:color="auto" w:fill="auto"/>
            <w:vAlign w:val="center"/>
          </w:tcPr>
          <w:p w14:paraId="1A263120" w14:textId="7D161A1B" w:rsidR="00C64CD2" w:rsidRPr="008241BD" w:rsidDel="008F695C" w:rsidRDefault="00C64CD2" w:rsidP="009A7E5F">
            <w:pPr>
              <w:ind w:left="732" w:hanging="316"/>
              <w:jc w:val="center"/>
              <w:rPr>
                <w:ins w:id="336" w:author="胡 悦琳" w:date="2021-09-13T17:19:00Z"/>
                <w:del w:id="337" w:author="shi minan" w:date="2021-09-14T12:05:00Z"/>
                <w:rFonts w:ascii="宋体" w:eastAsia="宋体" w:hAnsi="宋体"/>
                <w:sz w:val="15"/>
                <w:szCs w:val="15"/>
              </w:rPr>
            </w:pPr>
            <w:ins w:id="338" w:author="胡 悦琳" w:date="2021-09-13T17:19:00Z">
              <w:del w:id="339" w:author="shi minan" w:date="2021-09-14T12:05:00Z">
                <w:r w:rsidRPr="008241BD" w:rsidDel="008F695C">
                  <w:rPr>
                    <w:rFonts w:ascii="宋体" w:eastAsia="宋体" w:hAnsi="宋体"/>
                    <w:sz w:val="15"/>
                    <w:szCs w:val="15"/>
                  </w:rPr>
                  <w:delText>0.77—0.89μm</w:delText>
                </w:r>
              </w:del>
            </w:ins>
          </w:p>
        </w:tc>
      </w:tr>
      <w:tr w:rsidR="00C64CD2" w:rsidRPr="008241BD" w:rsidDel="008F695C" w14:paraId="04863B53" w14:textId="42239826" w:rsidTr="009A7E5F">
        <w:trPr>
          <w:jc w:val="center"/>
          <w:ins w:id="340" w:author="胡 悦琳" w:date="2021-09-13T17:19:00Z"/>
          <w:del w:id="341" w:author="shi minan" w:date="2021-09-14T12:05:00Z"/>
        </w:trPr>
        <w:tc>
          <w:tcPr>
            <w:tcW w:w="2127" w:type="dxa"/>
            <w:vMerge w:val="restart"/>
            <w:tcBorders>
              <w:top w:val="nil"/>
            </w:tcBorders>
            <w:shd w:val="clear" w:color="auto" w:fill="auto"/>
            <w:vAlign w:val="center"/>
          </w:tcPr>
          <w:p w14:paraId="522A5638" w14:textId="3606E1AC" w:rsidR="00C64CD2" w:rsidRPr="008241BD" w:rsidDel="008F695C" w:rsidRDefault="00C64CD2" w:rsidP="009A7E5F">
            <w:pPr>
              <w:ind w:left="732" w:hanging="316"/>
              <w:jc w:val="center"/>
              <w:rPr>
                <w:ins w:id="342" w:author="胡 悦琳" w:date="2021-09-13T17:19:00Z"/>
                <w:del w:id="343" w:author="shi minan" w:date="2021-09-14T12:05:00Z"/>
                <w:rFonts w:ascii="宋体" w:eastAsia="宋体" w:hAnsi="宋体"/>
                <w:sz w:val="15"/>
                <w:szCs w:val="15"/>
              </w:rPr>
            </w:pPr>
            <w:ins w:id="344" w:author="胡 悦琳" w:date="2021-09-13T17:19:00Z">
              <w:del w:id="345" w:author="shi minan" w:date="2021-09-14T12:05:00Z">
                <w:r w:rsidRPr="008241BD" w:rsidDel="008F695C">
                  <w:rPr>
                    <w:rFonts w:ascii="宋体" w:eastAsia="宋体" w:hAnsi="宋体" w:hint="eastAsia"/>
                    <w:bCs/>
                    <w:color w:val="000000"/>
                    <w:sz w:val="15"/>
                    <w:szCs w:val="15"/>
                  </w:rPr>
                  <w:delText>空间分辨率</w:delText>
                </w:r>
              </w:del>
            </w:ins>
          </w:p>
        </w:tc>
        <w:tc>
          <w:tcPr>
            <w:tcW w:w="1417" w:type="dxa"/>
            <w:vMerge w:val="restart"/>
            <w:tcBorders>
              <w:top w:val="single" w:sz="6" w:space="0" w:color="000000"/>
            </w:tcBorders>
            <w:shd w:val="clear" w:color="auto" w:fill="auto"/>
            <w:vAlign w:val="center"/>
          </w:tcPr>
          <w:p w14:paraId="3D3A91EA" w14:textId="334C5FC5" w:rsidR="00C64CD2" w:rsidRPr="008241BD" w:rsidDel="008F695C" w:rsidRDefault="00C64CD2" w:rsidP="009A7E5F">
            <w:pPr>
              <w:ind w:left="732" w:hanging="316"/>
              <w:jc w:val="center"/>
              <w:rPr>
                <w:ins w:id="346" w:author="胡 悦琳" w:date="2021-09-13T17:19:00Z"/>
                <w:del w:id="347" w:author="shi minan" w:date="2021-09-14T12:05:00Z"/>
                <w:rFonts w:ascii="宋体" w:eastAsia="宋体" w:hAnsi="宋体"/>
                <w:sz w:val="15"/>
                <w:szCs w:val="15"/>
              </w:rPr>
            </w:pPr>
            <w:ins w:id="348" w:author="胡 悦琳" w:date="2021-09-13T17:19:00Z">
              <w:del w:id="349" w:author="shi minan" w:date="2021-09-14T12:05:00Z">
                <w:r w:rsidRPr="008241BD" w:rsidDel="008F695C">
                  <w:rPr>
                    <w:rFonts w:ascii="宋体" w:eastAsia="宋体" w:hAnsi="宋体" w:hint="eastAsia"/>
                    <w:sz w:val="15"/>
                    <w:szCs w:val="15"/>
                  </w:rPr>
                  <w:delText>P</w:delText>
                </w:r>
                <w:r w:rsidRPr="008241BD" w:rsidDel="008F695C">
                  <w:rPr>
                    <w:rFonts w:ascii="宋体" w:eastAsia="宋体" w:hAnsi="宋体"/>
                    <w:sz w:val="15"/>
                    <w:szCs w:val="15"/>
                  </w:rPr>
                  <w:delText>MS</w:delText>
                </w:r>
                <w:r w:rsidRPr="008241BD" w:rsidDel="008F695C">
                  <w:rPr>
                    <w:rFonts w:ascii="宋体" w:eastAsia="宋体" w:hAnsi="宋体" w:hint="eastAsia"/>
                    <w:sz w:val="15"/>
                    <w:szCs w:val="15"/>
                  </w:rPr>
                  <w:delText>相机</w:delText>
                </w:r>
              </w:del>
            </w:ins>
          </w:p>
        </w:tc>
        <w:tc>
          <w:tcPr>
            <w:tcW w:w="1559" w:type="dxa"/>
            <w:tcBorders>
              <w:top w:val="single" w:sz="6" w:space="0" w:color="000000"/>
              <w:bottom w:val="single" w:sz="6" w:space="0" w:color="000000"/>
            </w:tcBorders>
            <w:shd w:val="clear" w:color="auto" w:fill="auto"/>
            <w:vAlign w:val="center"/>
          </w:tcPr>
          <w:p w14:paraId="0AFC833F" w14:textId="4E163D0E" w:rsidR="00C64CD2" w:rsidRPr="008241BD" w:rsidDel="008F695C" w:rsidRDefault="00C64CD2" w:rsidP="009A7E5F">
            <w:pPr>
              <w:ind w:left="732" w:hanging="316"/>
              <w:jc w:val="center"/>
              <w:rPr>
                <w:ins w:id="350" w:author="胡 悦琳" w:date="2021-09-13T17:19:00Z"/>
                <w:del w:id="351" w:author="shi minan" w:date="2021-09-14T12:05:00Z"/>
                <w:rFonts w:ascii="宋体" w:eastAsia="宋体" w:hAnsi="宋体"/>
                <w:sz w:val="15"/>
                <w:szCs w:val="15"/>
              </w:rPr>
            </w:pPr>
            <w:ins w:id="352" w:author="胡 悦琳" w:date="2021-09-13T17:19:00Z">
              <w:del w:id="353" w:author="shi minan" w:date="2021-09-14T12:05:00Z">
                <w:r w:rsidRPr="008241BD" w:rsidDel="008F695C">
                  <w:rPr>
                    <w:rFonts w:ascii="宋体" w:eastAsia="宋体" w:hAnsi="宋体" w:hint="eastAsia"/>
                    <w:sz w:val="15"/>
                    <w:szCs w:val="15"/>
                  </w:rPr>
                  <w:delText>全色</w:delText>
                </w:r>
              </w:del>
            </w:ins>
          </w:p>
        </w:tc>
        <w:tc>
          <w:tcPr>
            <w:tcW w:w="3118" w:type="dxa"/>
            <w:tcBorders>
              <w:top w:val="single" w:sz="6" w:space="0" w:color="000000"/>
              <w:bottom w:val="single" w:sz="6" w:space="0" w:color="000000"/>
            </w:tcBorders>
            <w:shd w:val="clear" w:color="auto" w:fill="auto"/>
            <w:vAlign w:val="center"/>
          </w:tcPr>
          <w:p w14:paraId="1443B512" w14:textId="66F78E86" w:rsidR="00C64CD2" w:rsidRPr="008241BD" w:rsidDel="008F695C" w:rsidRDefault="00C64CD2" w:rsidP="009A7E5F">
            <w:pPr>
              <w:ind w:left="732" w:hanging="316"/>
              <w:jc w:val="center"/>
              <w:rPr>
                <w:ins w:id="354" w:author="胡 悦琳" w:date="2021-09-13T17:19:00Z"/>
                <w:del w:id="355" w:author="shi minan" w:date="2021-09-14T12:05:00Z"/>
                <w:rFonts w:ascii="宋体" w:eastAsia="宋体" w:hAnsi="宋体"/>
                <w:sz w:val="15"/>
                <w:szCs w:val="15"/>
              </w:rPr>
            </w:pPr>
            <w:ins w:id="356" w:author="胡 悦琳" w:date="2021-09-13T17:19:00Z">
              <w:del w:id="357" w:author="shi minan" w:date="2021-09-14T12:05:00Z">
                <w:r w:rsidRPr="008241BD" w:rsidDel="008F695C">
                  <w:rPr>
                    <w:rFonts w:ascii="宋体" w:eastAsia="宋体" w:hAnsi="宋体"/>
                    <w:sz w:val="15"/>
                    <w:szCs w:val="15"/>
                  </w:rPr>
                  <w:delText>2m</w:delText>
                </w:r>
              </w:del>
            </w:ins>
          </w:p>
        </w:tc>
      </w:tr>
      <w:tr w:rsidR="00C64CD2" w:rsidRPr="008241BD" w:rsidDel="008F695C" w14:paraId="3F2DD75B" w14:textId="1A81831A" w:rsidTr="009A7E5F">
        <w:trPr>
          <w:jc w:val="center"/>
          <w:ins w:id="358" w:author="胡 悦琳" w:date="2021-09-13T17:19:00Z"/>
          <w:del w:id="359" w:author="shi minan" w:date="2021-09-14T12:05:00Z"/>
        </w:trPr>
        <w:tc>
          <w:tcPr>
            <w:tcW w:w="2127" w:type="dxa"/>
            <w:vMerge/>
            <w:shd w:val="clear" w:color="auto" w:fill="auto"/>
            <w:vAlign w:val="center"/>
          </w:tcPr>
          <w:p w14:paraId="2C9E9314" w14:textId="6A90D21A" w:rsidR="00C64CD2" w:rsidRPr="008241BD" w:rsidDel="008F695C" w:rsidRDefault="00C64CD2" w:rsidP="009A7E5F">
            <w:pPr>
              <w:ind w:left="732" w:hanging="316"/>
              <w:jc w:val="center"/>
              <w:rPr>
                <w:ins w:id="360" w:author="胡 悦琳" w:date="2021-09-13T17:19:00Z"/>
                <w:del w:id="361" w:author="shi minan" w:date="2021-09-14T12:05:00Z"/>
                <w:rFonts w:ascii="宋体" w:eastAsia="宋体" w:hAnsi="宋体"/>
                <w:bCs/>
                <w:color w:val="000000"/>
                <w:sz w:val="15"/>
                <w:szCs w:val="15"/>
              </w:rPr>
            </w:pPr>
          </w:p>
        </w:tc>
        <w:tc>
          <w:tcPr>
            <w:tcW w:w="1417" w:type="dxa"/>
            <w:vMerge/>
            <w:tcBorders>
              <w:bottom w:val="single" w:sz="6" w:space="0" w:color="000000"/>
            </w:tcBorders>
            <w:shd w:val="clear" w:color="auto" w:fill="auto"/>
          </w:tcPr>
          <w:p w14:paraId="5A7D3B62" w14:textId="50D929A7" w:rsidR="00C64CD2" w:rsidRPr="008241BD" w:rsidDel="008F695C" w:rsidRDefault="00C64CD2" w:rsidP="009A7E5F">
            <w:pPr>
              <w:ind w:left="732" w:hanging="316"/>
              <w:jc w:val="center"/>
              <w:rPr>
                <w:ins w:id="362" w:author="胡 悦琳" w:date="2021-09-13T17:19:00Z"/>
                <w:del w:id="363" w:author="shi minan" w:date="2021-09-14T12:05:00Z"/>
                <w:rFonts w:ascii="宋体" w:eastAsia="宋体" w:hAnsi="宋体"/>
                <w:sz w:val="15"/>
                <w:szCs w:val="15"/>
              </w:rPr>
            </w:pPr>
          </w:p>
        </w:tc>
        <w:tc>
          <w:tcPr>
            <w:tcW w:w="1559" w:type="dxa"/>
            <w:tcBorders>
              <w:top w:val="single" w:sz="6" w:space="0" w:color="000000"/>
              <w:bottom w:val="single" w:sz="6" w:space="0" w:color="000000"/>
            </w:tcBorders>
            <w:shd w:val="clear" w:color="auto" w:fill="auto"/>
            <w:vAlign w:val="center"/>
          </w:tcPr>
          <w:p w14:paraId="115C05A2" w14:textId="7D616CF4" w:rsidR="00C64CD2" w:rsidRPr="008241BD" w:rsidDel="008F695C" w:rsidRDefault="00C64CD2" w:rsidP="009A7E5F">
            <w:pPr>
              <w:ind w:left="732" w:hanging="316"/>
              <w:jc w:val="center"/>
              <w:rPr>
                <w:ins w:id="364" w:author="胡 悦琳" w:date="2021-09-13T17:19:00Z"/>
                <w:del w:id="365" w:author="shi minan" w:date="2021-09-14T12:05:00Z"/>
                <w:rFonts w:ascii="宋体" w:eastAsia="宋体" w:hAnsi="宋体"/>
                <w:sz w:val="15"/>
                <w:szCs w:val="15"/>
              </w:rPr>
            </w:pPr>
            <w:ins w:id="366" w:author="胡 悦琳" w:date="2021-09-13T17:19:00Z">
              <w:del w:id="367" w:author="shi minan" w:date="2021-09-14T12:05:00Z">
                <w:r w:rsidRPr="008241BD" w:rsidDel="008F695C">
                  <w:rPr>
                    <w:rFonts w:ascii="宋体" w:eastAsia="宋体" w:hAnsi="宋体" w:hint="eastAsia"/>
                    <w:sz w:val="15"/>
                    <w:szCs w:val="15"/>
                  </w:rPr>
                  <w:delText>多光谱</w:delText>
                </w:r>
              </w:del>
            </w:ins>
          </w:p>
        </w:tc>
        <w:tc>
          <w:tcPr>
            <w:tcW w:w="3118" w:type="dxa"/>
            <w:tcBorders>
              <w:top w:val="single" w:sz="6" w:space="0" w:color="000000"/>
              <w:bottom w:val="single" w:sz="6" w:space="0" w:color="000000"/>
            </w:tcBorders>
            <w:shd w:val="clear" w:color="auto" w:fill="auto"/>
            <w:vAlign w:val="center"/>
          </w:tcPr>
          <w:p w14:paraId="1250C1F7" w14:textId="1E4A112C" w:rsidR="00C64CD2" w:rsidRPr="008241BD" w:rsidDel="008F695C" w:rsidRDefault="00C64CD2" w:rsidP="009A7E5F">
            <w:pPr>
              <w:ind w:left="732" w:hanging="316"/>
              <w:jc w:val="center"/>
              <w:rPr>
                <w:ins w:id="368" w:author="胡 悦琳" w:date="2021-09-13T17:19:00Z"/>
                <w:del w:id="369" w:author="shi minan" w:date="2021-09-14T12:05:00Z"/>
                <w:rFonts w:ascii="宋体" w:eastAsia="宋体" w:hAnsi="宋体"/>
                <w:sz w:val="15"/>
                <w:szCs w:val="15"/>
              </w:rPr>
            </w:pPr>
            <w:ins w:id="370" w:author="胡 悦琳" w:date="2021-09-13T17:19:00Z">
              <w:del w:id="371" w:author="shi minan" w:date="2021-09-14T12:05:00Z">
                <w:r w:rsidRPr="008241BD" w:rsidDel="008F695C">
                  <w:rPr>
                    <w:rFonts w:ascii="宋体" w:eastAsia="宋体" w:hAnsi="宋体" w:hint="eastAsia"/>
                    <w:sz w:val="15"/>
                    <w:szCs w:val="15"/>
                  </w:rPr>
                  <w:delText>8</w:delText>
                </w:r>
                <w:r w:rsidRPr="008241BD" w:rsidDel="008F695C">
                  <w:rPr>
                    <w:rFonts w:ascii="宋体" w:eastAsia="宋体" w:hAnsi="宋体"/>
                    <w:sz w:val="15"/>
                    <w:szCs w:val="15"/>
                  </w:rPr>
                  <w:delText>m</w:delText>
                </w:r>
              </w:del>
            </w:ins>
          </w:p>
        </w:tc>
      </w:tr>
      <w:tr w:rsidR="00C64CD2" w:rsidRPr="008241BD" w:rsidDel="008F695C" w14:paraId="4E0FF127" w14:textId="296E61F5" w:rsidTr="009A7E5F">
        <w:trPr>
          <w:jc w:val="center"/>
          <w:ins w:id="372" w:author="胡 悦琳" w:date="2021-09-13T17:19:00Z"/>
          <w:del w:id="373" w:author="shi minan" w:date="2021-09-14T12:05:00Z"/>
        </w:trPr>
        <w:tc>
          <w:tcPr>
            <w:tcW w:w="2127" w:type="dxa"/>
            <w:shd w:val="clear" w:color="auto" w:fill="auto"/>
            <w:vAlign w:val="center"/>
          </w:tcPr>
          <w:p w14:paraId="5CAB817E" w14:textId="1483FC00" w:rsidR="00C64CD2" w:rsidRPr="008241BD" w:rsidDel="008F695C" w:rsidRDefault="00C64CD2" w:rsidP="009A7E5F">
            <w:pPr>
              <w:ind w:left="732" w:hanging="316"/>
              <w:jc w:val="center"/>
              <w:rPr>
                <w:ins w:id="374" w:author="胡 悦琳" w:date="2021-09-13T17:19:00Z"/>
                <w:del w:id="375" w:author="shi minan" w:date="2021-09-14T12:05:00Z"/>
                <w:rFonts w:ascii="宋体" w:eastAsia="宋体" w:hAnsi="宋体"/>
                <w:sz w:val="15"/>
                <w:szCs w:val="15"/>
              </w:rPr>
            </w:pPr>
            <w:ins w:id="376" w:author="胡 悦琳" w:date="2021-09-13T17:19:00Z">
              <w:del w:id="377" w:author="shi minan" w:date="2021-09-14T12:05:00Z">
                <w:r w:rsidRPr="008241BD" w:rsidDel="008F695C">
                  <w:rPr>
                    <w:rFonts w:ascii="宋体" w:eastAsia="宋体" w:hAnsi="宋体" w:hint="eastAsia"/>
                    <w:bCs/>
                    <w:color w:val="000000"/>
                    <w:sz w:val="15"/>
                    <w:szCs w:val="15"/>
                  </w:rPr>
                  <w:delText>幅宽</w:delText>
                </w:r>
              </w:del>
            </w:ins>
          </w:p>
        </w:tc>
        <w:tc>
          <w:tcPr>
            <w:tcW w:w="6094" w:type="dxa"/>
            <w:gridSpan w:val="3"/>
            <w:tcBorders>
              <w:top w:val="single" w:sz="6" w:space="0" w:color="000000"/>
            </w:tcBorders>
            <w:shd w:val="clear" w:color="auto" w:fill="auto"/>
          </w:tcPr>
          <w:p w14:paraId="3A93AAE5" w14:textId="4E0ED0D5" w:rsidR="00C64CD2" w:rsidRPr="008241BD" w:rsidDel="008F695C" w:rsidRDefault="00C64CD2" w:rsidP="009A7E5F">
            <w:pPr>
              <w:ind w:left="732" w:hanging="316"/>
              <w:jc w:val="center"/>
              <w:rPr>
                <w:ins w:id="378" w:author="胡 悦琳" w:date="2021-09-13T17:19:00Z"/>
                <w:del w:id="379" w:author="shi minan" w:date="2021-09-14T12:05:00Z"/>
                <w:rFonts w:ascii="宋体" w:eastAsia="宋体" w:hAnsi="宋体"/>
                <w:sz w:val="15"/>
                <w:szCs w:val="15"/>
              </w:rPr>
            </w:pPr>
            <w:ins w:id="380" w:author="胡 悦琳" w:date="2021-09-13T17:19:00Z">
              <w:del w:id="381" w:author="shi minan" w:date="2021-09-14T12:05:00Z">
                <w:r w:rsidRPr="008241BD" w:rsidDel="008F695C">
                  <w:rPr>
                    <w:rFonts w:ascii="宋体" w:eastAsia="宋体" w:hAnsi="宋体" w:hint="eastAsia"/>
                    <w:sz w:val="15"/>
                    <w:szCs w:val="15"/>
                  </w:rPr>
                  <w:delText>6</w:delText>
                </w:r>
                <w:r w:rsidRPr="008241BD" w:rsidDel="008F695C">
                  <w:rPr>
                    <w:rFonts w:ascii="宋体" w:eastAsia="宋体" w:hAnsi="宋体"/>
                    <w:sz w:val="15"/>
                    <w:szCs w:val="15"/>
                  </w:rPr>
                  <w:delText>0km（2</w:delText>
                </w:r>
                <w:r w:rsidRPr="008241BD" w:rsidDel="008F695C">
                  <w:rPr>
                    <w:rFonts w:ascii="宋体" w:eastAsia="宋体" w:hAnsi="宋体" w:hint="eastAsia"/>
                    <w:sz w:val="15"/>
                    <w:szCs w:val="15"/>
                  </w:rPr>
                  <w:delText>台相机组合）</w:delText>
                </w:r>
              </w:del>
            </w:ins>
          </w:p>
        </w:tc>
      </w:tr>
      <w:tr w:rsidR="00C64CD2" w:rsidRPr="008241BD" w:rsidDel="008F695C" w14:paraId="40A857E9" w14:textId="7EB674F8" w:rsidTr="009A7E5F">
        <w:trPr>
          <w:jc w:val="center"/>
          <w:ins w:id="382" w:author="胡 悦琳" w:date="2021-09-13T17:19:00Z"/>
          <w:del w:id="383" w:author="shi minan" w:date="2021-09-14T12:05:00Z"/>
        </w:trPr>
        <w:tc>
          <w:tcPr>
            <w:tcW w:w="2127" w:type="dxa"/>
            <w:shd w:val="clear" w:color="auto" w:fill="auto"/>
            <w:vAlign w:val="center"/>
          </w:tcPr>
          <w:p w14:paraId="54A33677" w14:textId="39EA1F42" w:rsidR="00C64CD2" w:rsidRPr="008241BD" w:rsidDel="008F695C" w:rsidRDefault="00C64CD2" w:rsidP="009A7E5F">
            <w:pPr>
              <w:ind w:left="732" w:hanging="316"/>
              <w:jc w:val="center"/>
              <w:rPr>
                <w:ins w:id="384" w:author="胡 悦琳" w:date="2021-09-13T17:19:00Z"/>
                <w:del w:id="385" w:author="shi minan" w:date="2021-09-14T12:05:00Z"/>
                <w:rFonts w:ascii="宋体" w:eastAsia="宋体" w:hAnsi="宋体"/>
                <w:bCs/>
                <w:color w:val="000000"/>
                <w:sz w:val="15"/>
                <w:szCs w:val="15"/>
              </w:rPr>
            </w:pPr>
            <w:ins w:id="386" w:author="胡 悦琳" w:date="2021-09-13T17:19:00Z">
              <w:del w:id="387" w:author="shi minan" w:date="2021-09-14T12:05:00Z">
                <w:r w:rsidRPr="008241BD" w:rsidDel="008F695C">
                  <w:rPr>
                    <w:rFonts w:ascii="宋体" w:eastAsia="宋体" w:hAnsi="宋体" w:hint="eastAsia"/>
                    <w:bCs/>
                    <w:color w:val="000000"/>
                    <w:sz w:val="15"/>
                    <w:szCs w:val="15"/>
                  </w:rPr>
                  <w:delText>重访周期（侧摆时）</w:delText>
                </w:r>
              </w:del>
            </w:ins>
          </w:p>
        </w:tc>
        <w:tc>
          <w:tcPr>
            <w:tcW w:w="6094" w:type="dxa"/>
            <w:gridSpan w:val="3"/>
            <w:shd w:val="clear" w:color="auto" w:fill="auto"/>
          </w:tcPr>
          <w:p w14:paraId="146D5025" w14:textId="770E67F1" w:rsidR="00C64CD2" w:rsidRPr="008241BD" w:rsidDel="008F695C" w:rsidRDefault="00C64CD2" w:rsidP="009A7E5F">
            <w:pPr>
              <w:ind w:left="732" w:hanging="316"/>
              <w:jc w:val="center"/>
              <w:rPr>
                <w:ins w:id="388" w:author="胡 悦琳" w:date="2021-09-13T17:19:00Z"/>
                <w:del w:id="389" w:author="shi minan" w:date="2021-09-14T12:05:00Z"/>
                <w:rFonts w:ascii="宋体" w:eastAsia="宋体" w:hAnsi="宋体"/>
                <w:sz w:val="15"/>
                <w:szCs w:val="15"/>
              </w:rPr>
            </w:pPr>
            <w:ins w:id="390" w:author="胡 悦琳" w:date="2021-09-13T17:19:00Z">
              <w:del w:id="391" w:author="shi minan" w:date="2021-09-14T12:05:00Z">
                <w:r w:rsidRPr="008241BD" w:rsidDel="008F695C">
                  <w:rPr>
                    <w:rFonts w:ascii="宋体" w:eastAsia="宋体" w:hAnsi="宋体"/>
                    <w:sz w:val="15"/>
                    <w:szCs w:val="15"/>
                  </w:rPr>
                  <w:delText>4</w:delText>
                </w:r>
                <w:r w:rsidRPr="008241BD" w:rsidDel="008F695C">
                  <w:rPr>
                    <w:rFonts w:ascii="宋体" w:eastAsia="宋体" w:hAnsi="宋体" w:hint="eastAsia"/>
                    <w:sz w:val="15"/>
                    <w:szCs w:val="15"/>
                  </w:rPr>
                  <w:delText>天</w:delText>
                </w:r>
              </w:del>
            </w:ins>
          </w:p>
        </w:tc>
      </w:tr>
      <w:tr w:rsidR="00C64CD2" w:rsidRPr="008241BD" w:rsidDel="008F695C" w14:paraId="3294F686" w14:textId="14A92498" w:rsidTr="009A7E5F">
        <w:trPr>
          <w:jc w:val="center"/>
          <w:ins w:id="392" w:author="胡 悦琳" w:date="2021-09-13T17:19:00Z"/>
          <w:del w:id="393" w:author="shi minan" w:date="2021-09-14T12:05:00Z"/>
        </w:trPr>
        <w:tc>
          <w:tcPr>
            <w:tcW w:w="2127" w:type="dxa"/>
            <w:tcBorders>
              <w:bottom w:val="single" w:sz="12" w:space="0" w:color="000000"/>
            </w:tcBorders>
            <w:shd w:val="clear" w:color="auto" w:fill="auto"/>
            <w:vAlign w:val="center"/>
          </w:tcPr>
          <w:p w14:paraId="15414F87" w14:textId="2A811639" w:rsidR="00C64CD2" w:rsidRPr="008241BD" w:rsidDel="008F695C" w:rsidRDefault="00C64CD2" w:rsidP="009A7E5F">
            <w:pPr>
              <w:ind w:left="732" w:hanging="316"/>
              <w:jc w:val="center"/>
              <w:rPr>
                <w:ins w:id="394" w:author="胡 悦琳" w:date="2021-09-13T17:19:00Z"/>
                <w:del w:id="395" w:author="shi minan" w:date="2021-09-14T12:05:00Z"/>
                <w:rFonts w:ascii="宋体" w:eastAsia="宋体" w:hAnsi="宋体"/>
                <w:sz w:val="15"/>
                <w:szCs w:val="15"/>
              </w:rPr>
            </w:pPr>
            <w:ins w:id="396" w:author="胡 悦琳" w:date="2021-09-13T17:19:00Z">
              <w:del w:id="397" w:author="shi minan" w:date="2021-09-14T12:05:00Z">
                <w:r w:rsidRPr="008241BD" w:rsidDel="008F695C">
                  <w:rPr>
                    <w:rFonts w:ascii="宋体" w:eastAsia="宋体" w:hAnsi="宋体" w:hint="eastAsia"/>
                    <w:bCs/>
                    <w:color w:val="000000"/>
                    <w:sz w:val="15"/>
                    <w:szCs w:val="15"/>
                  </w:rPr>
                  <w:delText>覆盖周期（不测摆）</w:delText>
                </w:r>
              </w:del>
            </w:ins>
          </w:p>
        </w:tc>
        <w:tc>
          <w:tcPr>
            <w:tcW w:w="6094" w:type="dxa"/>
            <w:gridSpan w:val="3"/>
            <w:tcBorders>
              <w:bottom w:val="single" w:sz="12" w:space="0" w:color="000000"/>
            </w:tcBorders>
            <w:shd w:val="clear" w:color="auto" w:fill="auto"/>
          </w:tcPr>
          <w:p w14:paraId="0594A545" w14:textId="0D6C73F5" w:rsidR="00C64CD2" w:rsidRPr="008241BD" w:rsidDel="008F695C" w:rsidRDefault="00C64CD2" w:rsidP="009A7E5F">
            <w:pPr>
              <w:ind w:left="732" w:hanging="316"/>
              <w:jc w:val="center"/>
              <w:rPr>
                <w:ins w:id="398" w:author="胡 悦琳" w:date="2021-09-13T17:19:00Z"/>
                <w:del w:id="399" w:author="shi minan" w:date="2021-09-14T12:05:00Z"/>
                <w:rFonts w:ascii="宋体" w:eastAsia="宋体" w:hAnsi="宋体"/>
                <w:sz w:val="15"/>
                <w:szCs w:val="15"/>
              </w:rPr>
            </w:pPr>
            <w:ins w:id="400" w:author="胡 悦琳" w:date="2021-09-13T17:19:00Z">
              <w:del w:id="401" w:author="shi minan" w:date="2021-09-14T12:05:00Z">
                <w:r w:rsidRPr="008241BD" w:rsidDel="008F695C">
                  <w:rPr>
                    <w:rFonts w:ascii="宋体" w:eastAsia="宋体" w:hAnsi="宋体"/>
                    <w:sz w:val="15"/>
                    <w:szCs w:val="15"/>
                  </w:rPr>
                  <w:delText>41</w:delText>
                </w:r>
                <w:r w:rsidRPr="008241BD" w:rsidDel="008F695C">
                  <w:rPr>
                    <w:rFonts w:ascii="宋体" w:eastAsia="宋体" w:hAnsi="宋体" w:hint="eastAsia"/>
                    <w:sz w:val="15"/>
                    <w:szCs w:val="15"/>
                  </w:rPr>
                  <w:delText>天</w:delText>
                </w:r>
              </w:del>
            </w:ins>
          </w:p>
        </w:tc>
      </w:tr>
    </w:tbl>
    <w:commentRangeEnd w:id="248"/>
    <w:p w14:paraId="17C23DD6" w14:textId="37EDA39A" w:rsidR="00C64CD2" w:rsidDel="008F695C" w:rsidRDefault="008F695C" w:rsidP="00C64CD2">
      <w:pPr>
        <w:spacing w:line="480" w:lineRule="auto"/>
        <w:rPr>
          <w:del w:id="402" w:author="shi minan" w:date="2021-09-14T12:05:00Z"/>
          <w:rFonts w:eastAsia="宋体"/>
          <w:szCs w:val="20"/>
        </w:rPr>
      </w:pPr>
      <w:r>
        <w:rPr>
          <w:rStyle w:val="ad"/>
          <w:rFonts w:eastAsia="宋体"/>
          <w:spacing w:val="0"/>
        </w:rPr>
        <w:commentReference w:id="248"/>
      </w:r>
    </w:p>
    <w:p w14:paraId="11CAF557" w14:textId="77777777" w:rsidR="00C64CD2" w:rsidRDefault="00C64CD2" w:rsidP="00C64CD2">
      <w:pPr>
        <w:spacing w:line="480" w:lineRule="auto"/>
        <w:rPr>
          <w:rFonts w:eastAsia="宋体"/>
          <w:szCs w:val="20"/>
        </w:rPr>
        <w:sectPr w:rsidR="00C64CD2">
          <w:type w:val="continuous"/>
          <w:pgSz w:w="11907" w:h="16216"/>
          <w:pgMar w:top="907" w:right="1134" w:bottom="907" w:left="1134" w:header="680" w:footer="567" w:gutter="0"/>
          <w:lnNumType w:countBy="1"/>
          <w:cols w:space="720"/>
          <w:titlePg/>
          <w:docGrid w:type="lines" w:linePitch="312"/>
        </w:sectPr>
      </w:pPr>
    </w:p>
    <w:p w14:paraId="58F91391" w14:textId="71FE1E87" w:rsidR="00E97757" w:rsidRPr="00E97757" w:rsidRDefault="00E97757">
      <w:pPr>
        <w:pStyle w:val="4"/>
        <w:spacing w:line="480" w:lineRule="auto"/>
        <w:rPr>
          <w:ins w:id="403" w:author="徐 裕隆" w:date="2021-09-13T23:54:00Z"/>
          <w:rFonts w:ascii="宋体" w:eastAsia="宋体" w:hAnsi="宋体"/>
          <w:b/>
          <w:rPrChange w:id="404" w:author="徐 裕隆" w:date="2021-09-13T23:55:00Z">
            <w:rPr>
              <w:ins w:id="405" w:author="徐 裕隆" w:date="2021-09-13T23:54:00Z"/>
              <w:rFonts w:ascii="宋体" w:eastAsia="宋体" w:hAnsi="宋体"/>
              <w:szCs w:val="20"/>
            </w:rPr>
          </w:rPrChange>
        </w:rPr>
        <w:pPrChange w:id="406" w:author="徐 裕隆" w:date="2021-09-13T23:55:00Z">
          <w:pPr>
            <w:spacing w:line="480" w:lineRule="auto"/>
          </w:pPr>
        </w:pPrChange>
      </w:pPr>
      <w:ins w:id="407" w:author="徐 裕隆" w:date="2021-09-13T23:55:00Z">
        <w:r>
          <w:rPr>
            <w:rFonts w:ascii="宋体" w:eastAsia="宋体" w:hAnsi="宋体"/>
            <w:b/>
          </w:rPr>
          <w:lastRenderedPageBreak/>
          <w:t>1</w:t>
        </w:r>
      </w:ins>
      <w:ins w:id="408" w:author="徐 裕隆" w:date="2021-09-13T23:56:00Z">
        <w:r>
          <w:rPr>
            <w:rFonts w:ascii="宋体" w:eastAsia="宋体" w:hAnsi="宋体" w:hint="eastAsia"/>
            <w:b/>
          </w:rPr>
          <w:t xml:space="preserve">  </w:t>
        </w:r>
      </w:ins>
      <w:ins w:id="409" w:author="徐 裕隆" w:date="2021-09-13T23:55:00Z">
        <w:r>
          <w:rPr>
            <w:rFonts w:ascii="宋体" w:eastAsia="宋体" w:hAnsi="宋体" w:hint="eastAsia"/>
            <w:b/>
          </w:rPr>
          <w:t>研究方法或原理</w:t>
        </w:r>
      </w:ins>
    </w:p>
    <w:p w14:paraId="57996817" w14:textId="0AF5AA6B" w:rsidR="00E97757" w:rsidRPr="00E97757" w:rsidRDefault="00E97757">
      <w:pPr>
        <w:pStyle w:val="5"/>
        <w:spacing w:line="480" w:lineRule="auto"/>
        <w:rPr>
          <w:ins w:id="410" w:author="徐 裕隆" w:date="2021-09-13T23:57:00Z"/>
          <w:rFonts w:ascii="宋体" w:eastAsia="宋体" w:hAnsi="宋体"/>
          <w:b/>
          <w:sz w:val="21"/>
          <w:szCs w:val="21"/>
          <w:rPrChange w:id="411" w:author="徐 裕隆" w:date="2021-09-13T23:57:00Z">
            <w:rPr>
              <w:ins w:id="412" w:author="徐 裕隆" w:date="2021-09-13T23:57:00Z"/>
              <w:rFonts w:ascii="宋体" w:eastAsia="宋体" w:hAnsi="宋体"/>
              <w:szCs w:val="20"/>
            </w:rPr>
          </w:rPrChange>
        </w:rPr>
        <w:pPrChange w:id="413" w:author="徐 裕隆" w:date="2021-09-13T23:57:00Z">
          <w:pPr>
            <w:spacing w:line="480" w:lineRule="auto"/>
          </w:pPr>
        </w:pPrChange>
      </w:pPr>
      <w:ins w:id="414" w:author="徐 裕隆" w:date="2021-09-13T23:57:00Z">
        <w:r w:rsidRPr="00E97757">
          <w:rPr>
            <w:rFonts w:ascii="宋体" w:eastAsia="宋体" w:hAnsi="宋体"/>
            <w:b/>
            <w:bCs w:val="0"/>
            <w:sz w:val="21"/>
            <w:szCs w:val="21"/>
            <w:rPrChange w:id="415" w:author="徐 裕隆" w:date="2021-09-13T23:57:00Z">
              <w:rPr>
                <w:rFonts w:eastAsia="黑体"/>
                <w:b/>
              </w:rPr>
            </w:rPrChange>
          </w:rPr>
          <w:t>2.1</w:t>
        </w:r>
        <w:r w:rsidRPr="00E97757">
          <w:rPr>
            <w:rFonts w:ascii="宋体" w:eastAsia="宋体" w:hAnsi="宋体"/>
            <w:b/>
            <w:bCs w:val="0"/>
            <w:sz w:val="21"/>
            <w:szCs w:val="21"/>
            <w:rPrChange w:id="416" w:author="徐 裕隆" w:date="2021-09-13T23:57:00Z">
              <w:rPr>
                <w:rFonts w:eastAsia="黑体"/>
                <w:bCs/>
              </w:rPr>
            </w:rPrChange>
          </w:rPr>
          <w:t xml:space="preserve">  </w:t>
        </w:r>
        <w:r w:rsidRPr="00E97757">
          <w:rPr>
            <w:rFonts w:ascii="宋体" w:eastAsia="宋体" w:hAnsi="宋体" w:hint="eastAsia"/>
            <w:b/>
            <w:bCs w:val="0"/>
            <w:sz w:val="21"/>
            <w:szCs w:val="21"/>
            <w:rPrChange w:id="417" w:author="徐 裕隆" w:date="2021-09-13T23:57:00Z">
              <w:rPr>
                <w:rFonts w:eastAsia="黑体" w:hint="eastAsia"/>
                <w:bCs/>
              </w:rPr>
            </w:rPrChange>
          </w:rPr>
          <w:t>基本原理</w:t>
        </w:r>
      </w:ins>
    </w:p>
    <w:p w14:paraId="6476016C" w14:textId="77777777" w:rsidR="00E97757" w:rsidRDefault="00C64CD2" w:rsidP="00E97757">
      <w:pPr>
        <w:spacing w:line="480" w:lineRule="auto"/>
        <w:rPr>
          <w:ins w:id="418" w:author="徐 裕隆" w:date="2021-09-13T23:58:00Z"/>
          <w:rFonts w:ascii="宋体" w:eastAsia="宋体" w:hAnsi="宋体"/>
          <w:szCs w:val="20"/>
        </w:rPr>
      </w:pPr>
      <w:r w:rsidRPr="00C64CD2">
        <w:rPr>
          <w:rFonts w:ascii="宋体" w:eastAsia="宋体" w:hAnsi="宋体" w:hint="eastAsia"/>
          <w:szCs w:val="20"/>
          <w:rPrChange w:id="419" w:author="徐 裕隆" w:date="2021-09-13T23:37:00Z">
            <w:rPr>
              <w:rFonts w:ascii="宋体" w:eastAsia="宋体" w:hAnsi="宋体" w:hint="eastAsia"/>
              <w:sz w:val="21"/>
            </w:rPr>
          </w:rPrChange>
        </w:rPr>
        <w:t>遥感反演水深是指利用遥感数据，依据可测参数值去反推水深值的水深量测方法（</w:t>
      </w:r>
      <w:r w:rsidRPr="00C64CD2">
        <w:rPr>
          <w:rFonts w:ascii="宋体" w:eastAsia="宋体" w:hAnsi="宋体" w:cs="Arial" w:hint="eastAsia"/>
          <w:color w:val="000000"/>
          <w:szCs w:val="20"/>
          <w:shd w:val="clear" w:color="auto" w:fill="FFFFFF"/>
          <w:rPrChange w:id="420" w:author="徐 裕隆" w:date="2021-09-13T23:37:00Z">
            <w:rPr>
              <w:rFonts w:ascii="宋体" w:eastAsia="宋体" w:hAnsi="宋体" w:cs="Arial" w:hint="eastAsia"/>
              <w:color w:val="000000"/>
              <w:sz w:val="21"/>
              <w:shd w:val="clear" w:color="auto" w:fill="FFFFFF"/>
            </w:rPr>
          </w:rPrChange>
        </w:rPr>
        <w:t>李纪人，</w:t>
      </w:r>
      <w:r w:rsidRPr="00C64CD2">
        <w:rPr>
          <w:rFonts w:ascii="宋体" w:eastAsia="宋体" w:hAnsi="宋体" w:cs="Arial"/>
          <w:color w:val="000000"/>
          <w:szCs w:val="20"/>
          <w:shd w:val="clear" w:color="auto" w:fill="FFFFFF"/>
          <w:rPrChange w:id="421" w:author="徐 裕隆" w:date="2021-09-13T23:37:00Z">
            <w:rPr>
              <w:rFonts w:ascii="宋体" w:eastAsia="宋体" w:hAnsi="宋体" w:cs="Arial"/>
              <w:color w:val="000000"/>
              <w:sz w:val="21"/>
              <w:shd w:val="clear" w:color="auto" w:fill="FFFFFF"/>
            </w:rPr>
          </w:rPrChange>
        </w:rPr>
        <w:t>2016</w:t>
      </w:r>
      <w:r w:rsidRPr="00C64CD2">
        <w:rPr>
          <w:rFonts w:ascii="宋体" w:eastAsia="宋体" w:hAnsi="宋体" w:hint="eastAsia"/>
          <w:szCs w:val="20"/>
          <w:rPrChange w:id="422" w:author="徐 裕隆" w:date="2021-09-13T23:37:00Z">
            <w:rPr>
              <w:rFonts w:ascii="宋体" w:eastAsia="宋体" w:hAnsi="宋体" w:hint="eastAsia"/>
              <w:sz w:val="21"/>
            </w:rPr>
          </w:rPrChange>
        </w:rPr>
        <w:t>）。目前利用卫星遥感通常采用被动式遥感，即通过接收自然辐射源发出经由目标物反射的辐射信息来识</w:t>
      </w:r>
    </w:p>
    <w:p w14:paraId="6E91F9F3" w14:textId="77777777" w:rsidR="00E97757" w:rsidRDefault="00E97757" w:rsidP="00E97757">
      <w:pPr>
        <w:spacing w:line="480" w:lineRule="auto"/>
        <w:rPr>
          <w:ins w:id="423" w:author="徐 裕隆" w:date="2021-09-13T23:58:00Z"/>
          <w:rFonts w:ascii="宋体" w:eastAsia="宋体" w:hAnsi="宋体"/>
          <w:szCs w:val="20"/>
        </w:rPr>
      </w:pPr>
    </w:p>
    <w:p w14:paraId="24E8D0BA" w14:textId="77777777" w:rsidR="00E97757" w:rsidRDefault="00E97757" w:rsidP="00E97757">
      <w:pPr>
        <w:spacing w:line="480" w:lineRule="auto"/>
        <w:rPr>
          <w:ins w:id="424" w:author="徐 裕隆" w:date="2021-09-13T23:58:00Z"/>
          <w:rFonts w:ascii="宋体" w:eastAsia="宋体" w:hAnsi="宋体"/>
          <w:szCs w:val="20"/>
        </w:rPr>
      </w:pPr>
    </w:p>
    <w:p w14:paraId="06A3D659" w14:textId="77777777" w:rsidR="00E97757" w:rsidRDefault="00E97757" w:rsidP="00E97757">
      <w:pPr>
        <w:spacing w:line="480" w:lineRule="auto"/>
        <w:rPr>
          <w:ins w:id="425" w:author="徐 裕隆" w:date="2021-09-13T23:58:00Z"/>
          <w:rFonts w:ascii="宋体" w:eastAsia="宋体" w:hAnsi="宋体"/>
          <w:szCs w:val="20"/>
        </w:rPr>
      </w:pPr>
    </w:p>
    <w:p w14:paraId="0CBC4F22" w14:textId="77777777" w:rsidR="00E97757" w:rsidRDefault="00E97757" w:rsidP="00E97757">
      <w:pPr>
        <w:spacing w:line="480" w:lineRule="auto"/>
        <w:rPr>
          <w:ins w:id="426" w:author="徐 裕隆" w:date="2021-09-13T23:58:00Z"/>
          <w:rFonts w:ascii="宋体" w:eastAsia="宋体" w:hAnsi="宋体"/>
          <w:szCs w:val="20"/>
        </w:rPr>
      </w:pPr>
    </w:p>
    <w:p w14:paraId="3232BFBB" w14:textId="44BF5099" w:rsidR="00C64CD2" w:rsidRPr="00C64CD2" w:rsidRDefault="00C64CD2" w:rsidP="00E97757">
      <w:pPr>
        <w:spacing w:line="480" w:lineRule="auto"/>
        <w:rPr>
          <w:rFonts w:ascii="宋体" w:eastAsia="宋体" w:hAnsi="宋体"/>
          <w:szCs w:val="20"/>
          <w:rPrChange w:id="427" w:author="徐 裕隆" w:date="2021-09-13T23:37:00Z">
            <w:rPr>
              <w:rFonts w:ascii="宋体" w:eastAsia="宋体" w:hAnsi="宋体"/>
              <w:sz w:val="21"/>
            </w:rPr>
          </w:rPrChange>
        </w:rPr>
      </w:pPr>
      <w:r w:rsidRPr="00C64CD2">
        <w:rPr>
          <w:rFonts w:ascii="宋体" w:eastAsia="宋体" w:hAnsi="宋体" w:hint="eastAsia"/>
          <w:szCs w:val="20"/>
          <w:rPrChange w:id="428" w:author="徐 裕隆" w:date="2021-09-13T23:37:00Z">
            <w:rPr>
              <w:rFonts w:ascii="宋体" w:eastAsia="宋体" w:hAnsi="宋体" w:hint="eastAsia"/>
              <w:sz w:val="21"/>
            </w:rPr>
          </w:rPrChange>
        </w:rPr>
        <w:t>别目标的特征（</w:t>
      </w:r>
      <w:r w:rsidRPr="00C64CD2">
        <w:rPr>
          <w:rFonts w:ascii="宋体" w:eastAsia="宋体" w:hAnsi="宋体"/>
          <w:szCs w:val="20"/>
          <w:rPrChange w:id="429" w:author="徐 裕隆" w:date="2021-09-13T23:37:00Z">
            <w:rPr>
              <w:rFonts w:ascii="宋体" w:eastAsia="宋体" w:hAnsi="宋体"/>
              <w:sz w:val="21"/>
            </w:rPr>
          </w:rPrChange>
        </w:rPr>
        <w:t>POLCYN F C，1969</w:t>
      </w:r>
      <w:r w:rsidRPr="00C64CD2">
        <w:rPr>
          <w:rFonts w:ascii="宋体" w:eastAsia="宋体" w:hAnsi="宋体" w:hint="eastAsia"/>
          <w:szCs w:val="20"/>
          <w:rPrChange w:id="430" w:author="徐 裕隆" w:date="2021-09-13T23:37:00Z">
            <w:rPr>
              <w:rFonts w:ascii="宋体" w:eastAsia="宋体" w:hAnsi="宋体" w:hint="eastAsia"/>
              <w:sz w:val="21"/>
            </w:rPr>
          </w:rPrChange>
        </w:rPr>
        <w:t>）。被动式遥感技术经过多年发展可分为</w:t>
      </w:r>
      <w:r w:rsidRPr="00C64CD2">
        <w:rPr>
          <w:rFonts w:ascii="宋体" w:eastAsia="宋体" w:hAnsi="宋体"/>
          <w:szCs w:val="20"/>
          <w:rPrChange w:id="431" w:author="徐 裕隆" w:date="2021-09-13T23:37:00Z">
            <w:rPr>
              <w:rFonts w:ascii="宋体" w:eastAsia="宋体" w:hAnsi="宋体"/>
              <w:sz w:val="21"/>
            </w:rPr>
          </w:rPrChange>
        </w:rPr>
        <w:t xml:space="preserve"> 3 </w:t>
      </w:r>
      <w:r w:rsidRPr="00C64CD2">
        <w:rPr>
          <w:rFonts w:ascii="宋体" w:eastAsia="宋体" w:hAnsi="宋体" w:hint="eastAsia"/>
          <w:szCs w:val="20"/>
          <w:rPrChange w:id="432" w:author="徐 裕隆" w:date="2021-09-13T23:37:00Z">
            <w:rPr>
              <w:rFonts w:ascii="宋体" w:eastAsia="宋体" w:hAnsi="宋体" w:hint="eastAsia"/>
              <w:sz w:val="21"/>
            </w:rPr>
          </w:rPrChange>
        </w:rPr>
        <w:t>类（</w:t>
      </w:r>
      <w:r w:rsidRPr="00C64CD2">
        <w:rPr>
          <w:rFonts w:ascii="宋体" w:eastAsia="宋体" w:hAnsi="宋体" w:cs="Arial" w:hint="eastAsia"/>
          <w:color w:val="000000"/>
          <w:szCs w:val="20"/>
          <w:shd w:val="clear" w:color="auto" w:fill="FFFFFF"/>
          <w:rPrChange w:id="433" w:author="徐 裕隆" w:date="2021-09-13T23:37:00Z">
            <w:rPr>
              <w:rFonts w:ascii="宋体" w:eastAsia="宋体" w:hAnsi="宋体" w:cs="Arial" w:hint="eastAsia"/>
              <w:color w:val="000000"/>
              <w:sz w:val="21"/>
              <w:shd w:val="clear" w:color="auto" w:fill="FFFFFF"/>
            </w:rPr>
          </w:rPrChange>
        </w:rPr>
        <w:t>李纪人，</w:t>
      </w:r>
      <w:r w:rsidRPr="00C64CD2">
        <w:rPr>
          <w:rFonts w:ascii="宋体" w:eastAsia="宋体" w:hAnsi="宋体" w:cs="Arial"/>
          <w:color w:val="000000"/>
          <w:szCs w:val="20"/>
          <w:shd w:val="clear" w:color="auto" w:fill="FFFFFF"/>
          <w:rPrChange w:id="434" w:author="徐 裕隆" w:date="2021-09-13T23:37:00Z">
            <w:rPr>
              <w:rFonts w:ascii="宋体" w:eastAsia="宋体" w:hAnsi="宋体" w:cs="Arial"/>
              <w:color w:val="000000"/>
              <w:sz w:val="21"/>
              <w:shd w:val="clear" w:color="auto" w:fill="FFFFFF"/>
            </w:rPr>
          </w:rPrChange>
        </w:rPr>
        <w:t>2016</w:t>
      </w:r>
      <w:r w:rsidRPr="00C64CD2">
        <w:rPr>
          <w:rFonts w:ascii="宋体" w:eastAsia="宋体" w:hAnsi="宋体" w:hint="eastAsia"/>
          <w:szCs w:val="20"/>
          <w:rPrChange w:id="435" w:author="徐 裕隆" w:date="2021-09-13T23:37:00Z">
            <w:rPr>
              <w:rFonts w:ascii="宋体" w:eastAsia="宋体" w:hAnsi="宋体" w:hint="eastAsia"/>
              <w:sz w:val="21"/>
            </w:rPr>
          </w:rPrChange>
        </w:rPr>
        <w:t>）：理论解析法、半理论半经验法和统计相关法。其中统计相关法</w:t>
      </w:r>
      <w:ins w:id="436" w:author="徐 裕隆" w:date="2021-09-13T23:42:00Z">
        <w:r w:rsidR="00F24190">
          <w:rPr>
            <w:rFonts w:ascii="宋体" w:eastAsia="宋体" w:hAnsi="宋体" w:hint="eastAsia"/>
            <w:szCs w:val="20"/>
          </w:rPr>
          <w:t>相比于前两种方法，</w:t>
        </w:r>
      </w:ins>
      <w:ins w:id="437" w:author="徐 裕隆" w:date="2021-09-13T23:41:00Z">
        <w:r w:rsidR="00F24190">
          <w:rPr>
            <w:rFonts w:ascii="宋体" w:eastAsia="宋体" w:hAnsi="宋体" w:hint="eastAsia"/>
            <w:szCs w:val="20"/>
          </w:rPr>
          <w:t>虽</w:t>
        </w:r>
      </w:ins>
      <w:r w:rsidRPr="00C64CD2">
        <w:rPr>
          <w:rFonts w:ascii="宋体" w:eastAsia="宋体" w:hAnsi="宋体" w:hint="eastAsia"/>
          <w:szCs w:val="20"/>
          <w:rPrChange w:id="438" w:author="徐 裕隆" w:date="2021-09-13T23:37:00Z">
            <w:rPr>
              <w:rFonts w:ascii="宋体" w:eastAsia="宋体" w:hAnsi="宋体" w:hint="eastAsia"/>
              <w:sz w:val="21"/>
            </w:rPr>
          </w:rPrChange>
        </w:rPr>
        <w:t>需要大量实测水深数据，</w:t>
      </w:r>
      <w:ins w:id="439" w:author="徐 裕隆" w:date="2021-09-13T23:41:00Z">
        <w:r w:rsidR="00F24190">
          <w:rPr>
            <w:rFonts w:ascii="宋体" w:eastAsia="宋体" w:hAnsi="宋体" w:hint="eastAsia"/>
            <w:szCs w:val="20"/>
          </w:rPr>
          <w:t>但</w:t>
        </w:r>
      </w:ins>
      <w:r w:rsidRPr="00C64CD2">
        <w:rPr>
          <w:rFonts w:ascii="宋体" w:eastAsia="宋体" w:hAnsi="宋体" w:hint="eastAsia"/>
          <w:szCs w:val="20"/>
          <w:rPrChange w:id="440" w:author="徐 裕隆" w:date="2021-09-13T23:37:00Z">
            <w:rPr>
              <w:rFonts w:ascii="宋体" w:eastAsia="宋体" w:hAnsi="宋体" w:hint="eastAsia"/>
              <w:sz w:val="21"/>
            </w:rPr>
          </w:rPrChange>
        </w:rPr>
        <w:t>无需考虑光在水体传播过程中的光学传播特性，计算比较简单，因而得到了广泛的应用。</w:t>
      </w:r>
    </w:p>
    <w:p w14:paraId="5FF23A74" w14:textId="5BFDFE51" w:rsidR="00C64CD2" w:rsidRPr="00C64CD2" w:rsidRDefault="00C64CD2" w:rsidP="00C64CD2">
      <w:pPr>
        <w:spacing w:line="480" w:lineRule="auto"/>
        <w:rPr>
          <w:rFonts w:ascii="宋体" w:eastAsia="宋体" w:hAnsi="宋体"/>
          <w:szCs w:val="20"/>
          <w:rPrChange w:id="441" w:author="徐 裕隆" w:date="2021-09-13T23:37:00Z">
            <w:rPr>
              <w:rFonts w:ascii="宋体" w:eastAsia="宋体" w:hAnsi="宋体"/>
              <w:sz w:val="21"/>
            </w:rPr>
          </w:rPrChange>
        </w:rPr>
      </w:pPr>
      <w:r w:rsidRPr="00C64CD2">
        <w:rPr>
          <w:rFonts w:ascii="宋体" w:eastAsia="宋体" w:hAnsi="宋体" w:hint="eastAsia"/>
          <w:szCs w:val="20"/>
          <w:rPrChange w:id="442" w:author="徐 裕隆" w:date="2021-09-13T23:37:00Z">
            <w:rPr>
              <w:rFonts w:ascii="宋体" w:eastAsia="宋体" w:hAnsi="宋体" w:hint="eastAsia"/>
              <w:sz w:val="21"/>
            </w:rPr>
          </w:rPrChange>
        </w:rPr>
        <w:t>本文以海南岛内淡水水体——牛路岭水库为研究对象，分析了</w:t>
      </w:r>
      <w:r w:rsidRPr="00C64CD2">
        <w:rPr>
          <w:rFonts w:ascii="宋体" w:eastAsia="宋体" w:hAnsi="宋体"/>
          <w:szCs w:val="20"/>
          <w:rPrChange w:id="443" w:author="徐 裕隆" w:date="2021-09-13T23:37:00Z">
            <w:rPr>
              <w:rFonts w:ascii="宋体" w:eastAsia="宋体" w:hAnsi="宋体"/>
              <w:sz w:val="21"/>
            </w:rPr>
          </w:rPrChange>
        </w:rPr>
        <w:t>LANDSAT-8 OLI</w:t>
      </w:r>
      <w:ins w:id="444" w:author="徐 裕隆" w:date="2021-09-13T23:48:00Z">
        <w:r w:rsidR="00F24190">
          <w:rPr>
            <w:rFonts w:ascii="宋体" w:eastAsia="宋体" w:hAnsi="宋体" w:hint="eastAsia"/>
            <w:szCs w:val="20"/>
          </w:rPr>
          <w:t>多光谱</w:t>
        </w:r>
      </w:ins>
      <w:r w:rsidRPr="00C64CD2">
        <w:rPr>
          <w:rFonts w:ascii="宋体" w:eastAsia="宋体" w:hAnsi="宋体" w:hint="eastAsia"/>
          <w:szCs w:val="20"/>
          <w:rPrChange w:id="445" w:author="徐 裕隆" w:date="2021-09-13T23:37:00Z">
            <w:rPr>
              <w:rFonts w:ascii="宋体" w:eastAsia="宋体" w:hAnsi="宋体" w:hint="eastAsia"/>
              <w:sz w:val="21"/>
            </w:rPr>
          </w:rPrChange>
        </w:rPr>
        <w:t>数据</w:t>
      </w:r>
      <w:ins w:id="446" w:author="徐 裕隆" w:date="2021-09-13T23:48:00Z">
        <w:r w:rsidR="00F24190">
          <w:rPr>
            <w:rFonts w:ascii="宋体" w:eastAsia="宋体" w:hAnsi="宋体" w:hint="eastAsia"/>
            <w:szCs w:val="20"/>
          </w:rPr>
          <w:t>的优势</w:t>
        </w:r>
      </w:ins>
      <w:ins w:id="447" w:author="徐 裕隆" w:date="2021-09-13T23:49:00Z">
        <w:r w:rsidR="00F24190">
          <w:rPr>
            <w:rFonts w:ascii="宋体" w:eastAsia="宋体" w:hAnsi="宋体" w:hint="eastAsia"/>
            <w:szCs w:val="20"/>
          </w:rPr>
          <w:t>，</w:t>
        </w:r>
      </w:ins>
      <w:del w:id="448" w:author="徐 裕隆" w:date="2021-09-13T23:49:00Z">
        <w:r w:rsidRPr="00C64CD2" w:rsidDel="00F24190">
          <w:rPr>
            <w:rFonts w:ascii="宋体" w:eastAsia="宋体" w:hAnsi="宋体" w:hint="eastAsia"/>
            <w:szCs w:val="20"/>
            <w:rPrChange w:id="449" w:author="徐 裕隆" w:date="2021-09-13T23:37:00Z">
              <w:rPr>
                <w:rFonts w:ascii="宋体" w:eastAsia="宋体" w:hAnsi="宋体" w:hint="eastAsia"/>
                <w:sz w:val="21"/>
              </w:rPr>
            </w:rPrChange>
          </w:rPr>
          <w:delText>和测深值之间的相关关系，</w:delText>
        </w:r>
      </w:del>
      <w:ins w:id="450" w:author="徐 裕隆" w:date="2021-09-13T23:49:00Z">
        <w:r w:rsidR="00F24190">
          <w:rPr>
            <w:rFonts w:ascii="宋体" w:eastAsia="宋体" w:hAnsi="宋体" w:hint="eastAsia"/>
            <w:szCs w:val="20"/>
          </w:rPr>
          <w:t>采用F</w:t>
        </w:r>
        <w:r w:rsidR="00F24190">
          <w:rPr>
            <w:rFonts w:ascii="宋体" w:eastAsia="宋体" w:hAnsi="宋体"/>
            <w:szCs w:val="20"/>
          </w:rPr>
          <w:t>LAASH</w:t>
        </w:r>
        <w:r w:rsidR="00F24190">
          <w:rPr>
            <w:rFonts w:ascii="宋体" w:eastAsia="宋体" w:hAnsi="宋体" w:hint="eastAsia"/>
            <w:szCs w:val="20"/>
          </w:rPr>
          <w:t>大气校正模型辅佐校正</w:t>
        </w:r>
      </w:ins>
      <w:ins w:id="451" w:author="徐 裕隆" w:date="2021-09-13T23:50:00Z">
        <w:r w:rsidR="00F24190">
          <w:rPr>
            <w:rFonts w:ascii="宋体" w:eastAsia="宋体" w:hAnsi="宋体" w:hint="eastAsia"/>
            <w:szCs w:val="20"/>
          </w:rPr>
          <w:t>，并</w:t>
        </w:r>
        <w:r w:rsidR="00E97757">
          <w:rPr>
            <w:rFonts w:ascii="宋体" w:eastAsia="宋体" w:hAnsi="宋体" w:hint="eastAsia"/>
            <w:szCs w:val="20"/>
          </w:rPr>
          <w:t>基于</w:t>
        </w:r>
      </w:ins>
      <w:del w:id="452" w:author="徐 裕隆" w:date="2021-09-13T23:50:00Z">
        <w:r w:rsidRPr="00C64CD2" w:rsidDel="00E97757">
          <w:rPr>
            <w:rFonts w:ascii="宋体" w:eastAsia="宋体" w:hAnsi="宋体" w:hint="eastAsia"/>
            <w:szCs w:val="20"/>
            <w:rPrChange w:id="453" w:author="徐 裕隆" w:date="2021-09-13T23:37:00Z">
              <w:rPr>
                <w:rFonts w:ascii="宋体" w:eastAsia="宋体" w:hAnsi="宋体" w:hint="eastAsia"/>
                <w:sz w:val="21"/>
              </w:rPr>
            </w:rPrChange>
          </w:rPr>
          <w:delText>建立了</w:delText>
        </w:r>
      </w:del>
      <w:r w:rsidRPr="00C64CD2">
        <w:rPr>
          <w:rFonts w:ascii="宋体" w:eastAsia="宋体" w:hAnsi="宋体"/>
          <w:szCs w:val="20"/>
          <w:rPrChange w:id="454" w:author="徐 裕隆" w:date="2021-09-13T23:37:00Z">
            <w:rPr>
              <w:rFonts w:ascii="宋体" w:eastAsia="宋体" w:hAnsi="宋体"/>
              <w:sz w:val="21"/>
            </w:rPr>
          </w:rPrChange>
        </w:rPr>
        <w:t>OLI数据</w:t>
      </w:r>
      <w:ins w:id="455" w:author="徐 裕隆" w:date="2021-09-13T23:51:00Z">
        <w:r w:rsidR="00E97757">
          <w:rPr>
            <w:rFonts w:ascii="宋体" w:eastAsia="宋体" w:hAnsi="宋体" w:hint="eastAsia"/>
            <w:szCs w:val="20"/>
          </w:rPr>
          <w:t>进行多种反演模型的比较，</w:t>
        </w:r>
      </w:ins>
      <w:ins w:id="456" w:author="徐 裕隆" w:date="2021-09-13T23:52:00Z">
        <w:r w:rsidR="00E97757">
          <w:rPr>
            <w:rFonts w:ascii="宋体" w:eastAsia="宋体" w:hAnsi="宋体" w:hint="eastAsia"/>
            <w:szCs w:val="20"/>
          </w:rPr>
          <w:t>最终得出</w:t>
        </w:r>
      </w:ins>
      <w:r w:rsidRPr="00C64CD2">
        <w:rPr>
          <w:rFonts w:ascii="宋体" w:eastAsia="宋体" w:hAnsi="宋体"/>
          <w:szCs w:val="20"/>
          <w:rPrChange w:id="457" w:author="徐 裕隆" w:date="2021-09-13T23:37:00Z">
            <w:rPr>
              <w:rFonts w:ascii="宋体" w:eastAsia="宋体" w:hAnsi="宋体"/>
              <w:sz w:val="21"/>
            </w:rPr>
          </w:rPrChange>
        </w:rPr>
        <w:t>B算法水深反演模型</w:t>
      </w:r>
      <w:ins w:id="458" w:author="徐 裕隆" w:date="2021-09-13T23:52:00Z">
        <w:r w:rsidR="00E97757">
          <w:rPr>
            <w:rFonts w:ascii="宋体" w:eastAsia="宋体" w:hAnsi="宋体" w:hint="eastAsia"/>
            <w:szCs w:val="20"/>
          </w:rPr>
          <w:t>与现实贴合度最好</w:t>
        </w:r>
      </w:ins>
      <w:r w:rsidRPr="00C64CD2">
        <w:rPr>
          <w:rFonts w:ascii="宋体" w:eastAsia="宋体" w:hAnsi="宋体" w:hint="eastAsia"/>
          <w:szCs w:val="20"/>
          <w:rPrChange w:id="459" w:author="徐 裕隆" w:date="2021-09-13T23:37:00Z">
            <w:rPr>
              <w:rFonts w:ascii="宋体" w:eastAsia="宋体" w:hAnsi="宋体" w:hint="eastAsia"/>
              <w:sz w:val="21"/>
            </w:rPr>
          </w:rPrChange>
        </w:rPr>
        <w:t>，获取了牛路岭水库淡水水深图，为利用遥感技术掌握海南岛各水域水深分布的应用上提出适用性论证和经验方法。</w:t>
      </w:r>
    </w:p>
    <w:p w14:paraId="6AB965F4" w14:textId="77777777" w:rsidR="00C64CD2" w:rsidRDefault="00C64CD2" w:rsidP="00C64CD2">
      <w:pPr>
        <w:pStyle w:val="4"/>
        <w:spacing w:line="480" w:lineRule="auto"/>
        <w:rPr>
          <w:rFonts w:ascii="宋体" w:eastAsia="宋体" w:hAnsi="宋体"/>
          <w:b/>
        </w:rPr>
      </w:pPr>
      <w:r>
        <w:rPr>
          <w:rFonts w:ascii="宋体" w:eastAsia="宋体" w:hAnsi="宋体"/>
          <w:b/>
        </w:rPr>
        <w:t>1</w:t>
      </w:r>
      <w:r>
        <w:rPr>
          <w:rFonts w:ascii="宋体" w:eastAsia="宋体" w:hAnsi="宋体" w:hint="eastAsia"/>
          <w:b/>
        </w:rPr>
        <w:t xml:space="preserve">  数据获取及处理</w:t>
      </w:r>
    </w:p>
    <w:p w14:paraId="65893E78" w14:textId="77777777" w:rsidR="00C64CD2" w:rsidRDefault="00C64CD2" w:rsidP="00C64CD2">
      <w:pPr>
        <w:pStyle w:val="5"/>
        <w:spacing w:line="480" w:lineRule="auto"/>
        <w:rPr>
          <w:rFonts w:ascii="宋体" w:eastAsia="宋体" w:hAnsi="宋体"/>
          <w:b/>
          <w:sz w:val="21"/>
          <w:szCs w:val="21"/>
        </w:rPr>
      </w:pPr>
      <w:r>
        <w:rPr>
          <w:rFonts w:ascii="宋体" w:eastAsia="宋体" w:hAnsi="宋体"/>
          <w:b/>
          <w:bCs w:val="0"/>
          <w:sz w:val="21"/>
          <w:szCs w:val="21"/>
        </w:rPr>
        <w:t>1</w:t>
      </w:r>
      <w:r>
        <w:rPr>
          <w:rFonts w:ascii="宋体" w:eastAsia="宋体" w:hAnsi="宋体" w:hint="eastAsia"/>
          <w:b/>
          <w:bCs w:val="0"/>
          <w:sz w:val="21"/>
          <w:szCs w:val="21"/>
        </w:rPr>
        <w:t>.</w:t>
      </w:r>
      <w:r>
        <w:rPr>
          <w:rFonts w:ascii="宋体" w:eastAsia="宋体" w:hAnsi="宋体"/>
          <w:b/>
          <w:bCs w:val="0"/>
          <w:sz w:val="21"/>
          <w:szCs w:val="21"/>
        </w:rPr>
        <w:t>1</w:t>
      </w:r>
      <w:r>
        <w:rPr>
          <w:rFonts w:ascii="宋体" w:eastAsia="宋体" w:hAnsi="宋体" w:hint="eastAsia"/>
          <w:b/>
          <w:sz w:val="21"/>
          <w:szCs w:val="21"/>
        </w:rPr>
        <w:t xml:space="preserve">  研究区域概况</w:t>
      </w:r>
    </w:p>
    <w:p w14:paraId="5D2E72F5" w14:textId="404456A8" w:rsidR="00C64CD2" w:rsidRDefault="00C64CD2" w:rsidP="00C64CD2">
      <w:pPr>
        <w:spacing w:line="480" w:lineRule="auto"/>
        <w:rPr>
          <w:rFonts w:ascii="宋体" w:eastAsia="宋体" w:hAnsi="宋体"/>
          <w:kern w:val="0"/>
          <w:sz w:val="21"/>
        </w:rPr>
      </w:pPr>
      <w:r>
        <w:rPr>
          <w:rFonts w:ascii="宋体" w:eastAsia="宋体" w:hAnsi="宋体" w:hint="eastAsia"/>
          <w:kern w:val="0"/>
          <w:sz w:val="21"/>
        </w:rPr>
        <w:t>牛路岭水库又名万泉湖，在海南省琼海市西南与琼中及万宁三地交界处，万泉河上游乐会水上，因库区有山名牛路岭得名。水库位于海南暴雨中心区，控制集水面积1236平方公里，多年平均年降雨量2600毫米，年均来水量22.44亿立方米，年均流量71.1立方米/秒。</w:t>
      </w:r>
      <w:moveToRangeStart w:id="460" w:author="徐 裕隆" w:date="2021-09-14T00:18:00Z" w:name="move82471140"/>
      <w:moveTo w:id="461" w:author="徐 裕隆" w:date="2021-09-14T00:18:00Z">
        <w:r w:rsidR="006853AE">
          <w:rPr>
            <w:rFonts w:ascii="宋体" w:eastAsia="宋体" w:hAnsi="宋体" w:hint="eastAsia"/>
            <w:kern w:val="0"/>
            <w:sz w:val="21"/>
          </w:rPr>
          <w:t>水库校核水位112.04米，相应总库容77790万立方米，为多年调节水库。水库建于1976年，运行40多年来，水沙运移状态发生变化，泥沙淤积问题逐步凸显（百度百科，2</w:t>
        </w:r>
        <w:r w:rsidR="006853AE">
          <w:rPr>
            <w:rFonts w:ascii="宋体" w:eastAsia="宋体" w:hAnsi="宋体"/>
            <w:kern w:val="0"/>
            <w:sz w:val="21"/>
          </w:rPr>
          <w:t>021</w:t>
        </w:r>
        <w:r w:rsidR="006853AE">
          <w:rPr>
            <w:rFonts w:ascii="宋体" w:eastAsia="宋体" w:hAnsi="宋体" w:hint="eastAsia"/>
            <w:kern w:val="0"/>
            <w:sz w:val="21"/>
          </w:rPr>
          <w:t>）。</w:t>
        </w:r>
      </w:moveTo>
      <w:moveToRangeEnd w:id="460"/>
      <w:r>
        <w:rPr>
          <w:rFonts w:ascii="宋体" w:eastAsia="宋体" w:hAnsi="宋体" w:hint="eastAsia"/>
          <w:kern w:val="0"/>
          <w:sz w:val="21"/>
        </w:rPr>
        <w:t>研究区地理位置</w:t>
      </w:r>
      <w:del w:id="462" w:author="徐 裕隆" w:date="2021-09-14T00:19:00Z">
        <w:r w:rsidDel="006853AE">
          <w:rPr>
            <w:rFonts w:ascii="宋体" w:eastAsia="宋体" w:hAnsi="宋体" w:hint="eastAsia"/>
            <w:kern w:val="0"/>
            <w:sz w:val="21"/>
          </w:rPr>
          <w:delText>及牛路岭水库形态</w:delText>
        </w:r>
      </w:del>
      <w:r>
        <w:rPr>
          <w:rFonts w:ascii="宋体" w:eastAsia="宋体" w:hAnsi="宋体" w:hint="eastAsia"/>
          <w:kern w:val="0"/>
          <w:sz w:val="21"/>
        </w:rPr>
        <w:t>如图</w:t>
      </w:r>
      <w:del w:id="463" w:author="徐 裕隆" w:date="2021-09-14T00:03:00Z">
        <w:r w:rsidDel="007C66B4">
          <w:rPr>
            <w:rFonts w:ascii="宋体" w:eastAsia="宋体" w:hAnsi="宋体" w:hint="eastAsia"/>
            <w:kern w:val="0"/>
            <w:sz w:val="21"/>
          </w:rPr>
          <w:delText>1</w:delText>
        </w:r>
      </w:del>
      <w:ins w:id="464" w:author="徐 裕隆" w:date="2021-09-14T00:21:00Z">
        <w:r w:rsidR="006853AE">
          <w:rPr>
            <w:rFonts w:ascii="宋体" w:eastAsia="宋体" w:hAnsi="宋体"/>
            <w:kern w:val="0"/>
            <w:sz w:val="21"/>
          </w:rPr>
          <w:t>1</w:t>
        </w:r>
      </w:ins>
      <w:r>
        <w:rPr>
          <w:rFonts w:ascii="宋体" w:eastAsia="宋体" w:hAnsi="宋体" w:hint="eastAsia"/>
          <w:kern w:val="0"/>
          <w:sz w:val="21"/>
        </w:rPr>
        <w:t>所示。</w:t>
      </w:r>
      <w:moveFromRangeStart w:id="465" w:author="徐 裕隆" w:date="2021-09-14T00:18:00Z" w:name="move82471140"/>
      <w:moveFrom w:id="466" w:author="徐 裕隆" w:date="2021-09-14T00:18:00Z">
        <w:r w:rsidDel="006853AE">
          <w:rPr>
            <w:rFonts w:ascii="宋体" w:eastAsia="宋体" w:hAnsi="宋体" w:hint="eastAsia"/>
            <w:kern w:val="0"/>
            <w:sz w:val="21"/>
          </w:rPr>
          <w:t>水库校核水位112.04米，相应总库容77790万立方米，为多年调节水库。水库建于1976年，运行40多年来，水沙运移状态发生变化，泥沙淤积问题逐步凸显（百度百科，2</w:t>
        </w:r>
        <w:r w:rsidDel="006853AE">
          <w:rPr>
            <w:rFonts w:ascii="宋体" w:eastAsia="宋体" w:hAnsi="宋体"/>
            <w:kern w:val="0"/>
            <w:sz w:val="21"/>
          </w:rPr>
          <w:t>021</w:t>
        </w:r>
        <w:r w:rsidDel="006853AE">
          <w:rPr>
            <w:rFonts w:ascii="宋体" w:eastAsia="宋体" w:hAnsi="宋体" w:hint="eastAsia"/>
            <w:kern w:val="0"/>
            <w:sz w:val="21"/>
          </w:rPr>
          <w:t>）。</w:t>
        </w:r>
      </w:moveFrom>
      <w:moveFromRangeEnd w:id="465"/>
    </w:p>
    <w:p w14:paraId="59FD1A63" w14:textId="62F9168B" w:rsidR="00C64CD2" w:rsidRDefault="00C64CD2" w:rsidP="00C64CD2">
      <w:pPr>
        <w:spacing w:line="480" w:lineRule="auto"/>
        <w:ind w:firstLine="0"/>
        <w:rPr>
          <w:rFonts w:eastAsia="宋体"/>
          <w:kern w:val="0"/>
          <w:szCs w:val="20"/>
        </w:rPr>
      </w:pPr>
      <w:del w:id="467" w:author="徐 裕隆" w:date="2021-09-14T00:03:00Z">
        <w:r w:rsidDel="007C66B4">
          <w:rPr>
            <w:noProof/>
          </w:rPr>
          <w:drawing>
            <wp:inline distT="0" distB="0" distL="0" distR="0" wp14:anchorId="69ADE017" wp14:editId="08E2B21C">
              <wp:extent cx="2933700" cy="16827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3700" cy="1682750"/>
                      </a:xfrm>
                      <a:prstGeom prst="rect">
                        <a:avLst/>
                      </a:prstGeom>
                      <a:noFill/>
                      <a:ln>
                        <a:noFill/>
                      </a:ln>
                    </pic:spPr>
                  </pic:pic>
                </a:graphicData>
              </a:graphic>
            </wp:inline>
          </w:drawing>
        </w:r>
      </w:del>
    </w:p>
    <w:p w14:paraId="5DEA2BB1" w14:textId="40118DD3" w:rsidR="00C64CD2" w:rsidDel="007C66B4" w:rsidRDefault="00C64CD2" w:rsidP="00C64CD2">
      <w:pPr>
        <w:spacing w:line="480" w:lineRule="auto"/>
        <w:ind w:firstLine="0"/>
        <w:jc w:val="center"/>
        <w:rPr>
          <w:del w:id="468" w:author="徐 裕隆" w:date="2021-09-14T00:03:00Z"/>
          <w:rFonts w:ascii="宋体" w:eastAsia="宋体" w:hAnsi="宋体"/>
          <w:sz w:val="18"/>
          <w:szCs w:val="18"/>
        </w:rPr>
      </w:pPr>
      <w:del w:id="469" w:author="徐 裕隆" w:date="2021-09-14T00:03:00Z">
        <w:r w:rsidDel="007C66B4">
          <w:rPr>
            <w:rFonts w:ascii="宋体" w:eastAsia="宋体" w:hAnsi="宋体" w:hint="eastAsia"/>
            <w:sz w:val="18"/>
            <w:szCs w:val="18"/>
          </w:rPr>
          <w:delText>图1 研究区域地理位置</w:delText>
        </w:r>
      </w:del>
    </w:p>
    <w:p w14:paraId="7B9B1C6F" w14:textId="77777777" w:rsidR="00C64CD2" w:rsidRDefault="00C64CD2" w:rsidP="00C64CD2">
      <w:pPr>
        <w:spacing w:line="480" w:lineRule="auto"/>
        <w:ind w:firstLine="0"/>
        <w:jc w:val="center"/>
        <w:rPr>
          <w:rFonts w:ascii="宋体" w:eastAsia="宋体" w:hAnsi="宋体"/>
          <w:sz w:val="18"/>
          <w:szCs w:val="18"/>
        </w:rPr>
      </w:pPr>
      <w:r>
        <w:rPr>
          <w:rFonts w:ascii="宋体" w:eastAsia="宋体" w:hAnsi="宋体" w:hint="eastAsia"/>
          <w:sz w:val="18"/>
          <w:szCs w:val="18"/>
        </w:rPr>
        <w:lastRenderedPageBreak/>
        <w:t>Figure 1 Geographical location of the study area</w:t>
      </w:r>
    </w:p>
    <w:p w14:paraId="089EC730" w14:textId="6AD63453" w:rsidR="00C64CD2" w:rsidDel="007C66B4" w:rsidRDefault="00C64CD2" w:rsidP="00C64CD2">
      <w:pPr>
        <w:spacing w:line="480" w:lineRule="auto"/>
        <w:ind w:firstLine="0"/>
        <w:jc w:val="center"/>
        <w:rPr>
          <w:del w:id="470" w:author="胡 悦琳" w:date="2021-09-13T17:51:00Z"/>
          <w:rFonts w:ascii="宋体" w:eastAsia="宋体" w:hAnsi="宋体"/>
          <w:sz w:val="18"/>
          <w:szCs w:val="18"/>
        </w:rPr>
      </w:pPr>
      <w:del w:id="471" w:author="徐 裕隆" w:date="2021-09-14T00:10:00Z">
        <w:r w:rsidDel="007C66B4">
          <w:rPr>
            <w:rFonts w:ascii="宋体" w:eastAsia="宋体" w:hAnsi="宋体" w:hint="eastAsia"/>
            <w:noProof/>
            <w:sz w:val="18"/>
            <w:szCs w:val="18"/>
          </w:rPr>
          <w:drawing>
            <wp:inline distT="0" distB="0" distL="0" distR="0" wp14:anchorId="4E7AD0AF" wp14:editId="7BEFDD6F">
              <wp:extent cx="2670175" cy="2092325"/>
              <wp:effectExtent l="0" t="0" r="0" b="3175"/>
              <wp:docPr id="11" name="图片 11" descr="1630908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1630908146(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0175" cy="2092325"/>
                      </a:xfrm>
                      <a:prstGeom prst="rect">
                        <a:avLst/>
                      </a:prstGeom>
                      <a:noFill/>
                      <a:ln>
                        <a:noFill/>
                      </a:ln>
                      <a:effectLst/>
                    </pic:spPr>
                  </pic:pic>
                </a:graphicData>
              </a:graphic>
            </wp:inline>
          </w:drawing>
        </w:r>
      </w:del>
    </w:p>
    <w:p w14:paraId="6907748F" w14:textId="29207EAE" w:rsidR="007C66B4" w:rsidRDefault="006853AE" w:rsidP="00C64CD2">
      <w:pPr>
        <w:spacing w:line="480" w:lineRule="auto"/>
        <w:ind w:firstLine="0"/>
        <w:jc w:val="center"/>
        <w:rPr>
          <w:ins w:id="472" w:author="徐 裕隆" w:date="2021-09-14T00:10:00Z"/>
          <w:rFonts w:ascii="宋体" w:eastAsia="宋体" w:hAnsi="宋体"/>
          <w:sz w:val="18"/>
          <w:szCs w:val="18"/>
        </w:rPr>
      </w:pPr>
      <w:ins w:id="473" w:author="徐 裕隆" w:date="2021-09-14T00:14:00Z">
        <w:r>
          <w:rPr>
            <w:rFonts w:ascii="宋体" w:eastAsia="宋体" w:hAnsi="宋体" w:hint="eastAsia"/>
            <w:noProof/>
            <w:sz w:val="18"/>
            <w:szCs w:val="18"/>
          </w:rPr>
          <w:drawing>
            <wp:inline distT="0" distB="0" distL="0" distR="0" wp14:anchorId="28A6751F" wp14:editId="0F3968AF">
              <wp:extent cx="2934335" cy="20624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34335" cy="2062480"/>
                      </a:xfrm>
                      <a:prstGeom prst="rect">
                        <a:avLst/>
                      </a:prstGeom>
                    </pic:spPr>
                  </pic:pic>
                </a:graphicData>
              </a:graphic>
            </wp:inline>
          </w:drawing>
        </w:r>
      </w:ins>
    </w:p>
    <w:p w14:paraId="4E4C2F77" w14:textId="04088887" w:rsidR="00C64CD2" w:rsidDel="00AE6621" w:rsidRDefault="00C64CD2" w:rsidP="00C64CD2">
      <w:pPr>
        <w:spacing w:line="480" w:lineRule="auto"/>
        <w:ind w:firstLine="0"/>
        <w:jc w:val="center"/>
        <w:rPr>
          <w:del w:id="474" w:author="胡 悦琳" w:date="2021-09-13T17:51:00Z"/>
          <w:rFonts w:ascii="宋体" w:eastAsia="宋体" w:hAnsi="宋体"/>
          <w:sz w:val="18"/>
          <w:szCs w:val="18"/>
        </w:rPr>
      </w:pPr>
      <w:del w:id="475" w:author="胡 悦琳" w:date="2021-09-13T17:51:00Z">
        <w:r w:rsidDel="00AE6621">
          <w:rPr>
            <w:rFonts w:ascii="宋体" w:eastAsia="宋体" w:hAnsi="宋体" w:hint="eastAsia"/>
            <w:sz w:val="18"/>
            <w:szCs w:val="18"/>
          </w:rPr>
          <w:delText xml:space="preserve">图2 </w:delText>
        </w:r>
      </w:del>
      <w:ins w:id="476" w:author="徐 裕隆" w:date="2021-09-14T00:16:00Z">
        <w:r w:rsidR="006853AE" w:rsidRPr="006853AE">
          <w:rPr>
            <w:rFonts w:ascii="黑体" w:eastAsia="黑体" w:hAnsi="黑体" w:hint="eastAsia"/>
            <w:sz w:val="18"/>
            <w:szCs w:val="18"/>
            <w:rPrChange w:id="477" w:author="徐 裕隆" w:date="2021-09-14T00:17:00Z">
              <w:rPr>
                <w:rFonts w:ascii="宋体" w:eastAsia="宋体" w:hAnsi="宋体" w:hint="eastAsia"/>
                <w:sz w:val="18"/>
                <w:szCs w:val="18"/>
              </w:rPr>
            </w:rPrChange>
          </w:rPr>
          <w:t>图</w:t>
        </w:r>
      </w:ins>
      <w:ins w:id="478" w:author="徐 裕隆" w:date="2021-09-14T00:21:00Z">
        <w:r w:rsidR="006853AE">
          <w:rPr>
            <w:rFonts w:ascii="黑体" w:eastAsia="黑体" w:hAnsi="黑体"/>
            <w:sz w:val="18"/>
            <w:szCs w:val="18"/>
          </w:rPr>
          <w:t>1</w:t>
        </w:r>
      </w:ins>
      <w:ins w:id="479" w:author="徐 裕隆" w:date="2021-09-14T00:16:00Z">
        <w:r w:rsidR="006853AE" w:rsidRPr="006853AE">
          <w:rPr>
            <w:rFonts w:ascii="黑体" w:eastAsia="黑体" w:hAnsi="黑体"/>
            <w:sz w:val="18"/>
            <w:szCs w:val="18"/>
            <w:rPrChange w:id="480" w:author="徐 裕隆" w:date="2021-09-14T00:17:00Z">
              <w:rPr>
                <w:rFonts w:ascii="宋体" w:eastAsia="宋体" w:hAnsi="宋体"/>
                <w:sz w:val="18"/>
                <w:szCs w:val="18"/>
              </w:rPr>
            </w:rPrChange>
          </w:rPr>
          <w:t xml:space="preserve"> </w:t>
        </w:r>
        <w:r w:rsidR="006853AE" w:rsidRPr="006853AE">
          <w:rPr>
            <w:rFonts w:ascii="黑体" w:eastAsia="黑体" w:hAnsi="黑体" w:hint="eastAsia"/>
            <w:sz w:val="18"/>
            <w:szCs w:val="18"/>
            <w:rPrChange w:id="481" w:author="徐 裕隆" w:date="2021-09-14T00:17:00Z">
              <w:rPr>
                <w:rFonts w:ascii="宋体" w:eastAsia="宋体" w:hAnsi="宋体" w:hint="eastAsia"/>
                <w:kern w:val="0"/>
                <w:sz w:val="21"/>
              </w:rPr>
            </w:rPrChange>
          </w:rPr>
          <w:t>牛路岭水库地理位置</w:t>
        </w:r>
      </w:ins>
      <w:ins w:id="482" w:author="徐 裕隆" w:date="2021-09-14T00:19:00Z">
        <w:r w:rsidR="006853AE">
          <w:rPr>
            <w:rFonts w:ascii="黑体" w:eastAsia="黑体" w:hAnsi="黑体" w:hint="eastAsia"/>
            <w:sz w:val="18"/>
            <w:szCs w:val="18"/>
          </w:rPr>
          <w:t>及水库</w:t>
        </w:r>
      </w:ins>
      <w:ins w:id="483" w:author="徐 裕隆" w:date="2021-09-14T00:16:00Z">
        <w:r w:rsidR="006853AE" w:rsidRPr="006853AE">
          <w:rPr>
            <w:rFonts w:ascii="黑体" w:eastAsia="黑体" w:hAnsi="黑体" w:hint="eastAsia"/>
            <w:sz w:val="18"/>
            <w:szCs w:val="18"/>
            <w:rPrChange w:id="484" w:author="徐 裕隆" w:date="2021-09-14T00:17:00Z">
              <w:rPr>
                <w:rFonts w:ascii="宋体" w:eastAsia="宋体" w:hAnsi="宋体" w:hint="eastAsia"/>
                <w:kern w:val="0"/>
                <w:sz w:val="21"/>
              </w:rPr>
            </w:rPrChange>
          </w:rPr>
          <w:t>示意图</w:t>
        </w:r>
      </w:ins>
      <w:del w:id="485" w:author="徐 裕隆" w:date="2021-09-14T00:16:00Z">
        <w:r w:rsidDel="006853AE">
          <w:rPr>
            <w:rFonts w:ascii="宋体" w:eastAsia="宋体" w:hAnsi="宋体" w:hint="eastAsia"/>
            <w:sz w:val="18"/>
            <w:szCs w:val="18"/>
          </w:rPr>
          <w:delText>……</w:delText>
        </w:r>
      </w:del>
      <w:del w:id="486" w:author="胡 悦琳" w:date="2021-09-13T17:51:00Z">
        <w:r w:rsidDel="00AE6621">
          <w:rPr>
            <w:rFonts w:ascii="宋体" w:eastAsia="宋体" w:hAnsi="宋体" w:hint="eastAsia"/>
            <w:sz w:val="18"/>
            <w:szCs w:val="18"/>
          </w:rPr>
          <w:delText>示意图</w:delText>
        </w:r>
      </w:del>
    </w:p>
    <w:p w14:paraId="5BC5B674" w14:textId="495476E9" w:rsidR="00C64CD2" w:rsidDel="006853AE" w:rsidRDefault="00C64CD2" w:rsidP="00C64CD2">
      <w:pPr>
        <w:spacing w:line="480" w:lineRule="auto"/>
        <w:ind w:firstLine="0"/>
        <w:jc w:val="center"/>
        <w:rPr>
          <w:del w:id="487" w:author="胡 悦琳" w:date="2021-09-13T17:51:00Z"/>
          <w:rFonts w:ascii="宋体" w:eastAsia="宋体" w:hAnsi="宋体"/>
          <w:sz w:val="18"/>
          <w:szCs w:val="18"/>
        </w:rPr>
      </w:pPr>
      <w:del w:id="488" w:author="胡 悦琳" w:date="2021-09-13T17:51:00Z">
        <w:r w:rsidDel="00AE6621">
          <w:rPr>
            <w:rFonts w:ascii="宋体" w:eastAsia="宋体" w:hAnsi="宋体" w:hint="eastAsia"/>
            <w:sz w:val="18"/>
            <w:szCs w:val="18"/>
          </w:rPr>
          <w:delText xml:space="preserve">Figure 2 Figure of </w:delText>
        </w:r>
      </w:del>
      <w:ins w:id="489" w:author="徐 裕隆" w:date="2021-09-14T00:24:00Z">
        <w:r w:rsidR="004C36BC" w:rsidRPr="004C36BC">
          <w:rPr>
            <w:rFonts w:eastAsia="宋体"/>
            <w:sz w:val="18"/>
            <w:szCs w:val="18"/>
            <w:rPrChange w:id="490" w:author="徐 裕隆" w:date="2021-09-14T00:25:00Z">
              <w:rPr>
                <w:rFonts w:ascii="宋体" w:eastAsia="宋体" w:hAnsi="宋体"/>
                <w:sz w:val="18"/>
                <w:szCs w:val="18"/>
              </w:rPr>
            </w:rPrChange>
          </w:rPr>
          <w:t xml:space="preserve">Figure 1 </w:t>
        </w:r>
      </w:ins>
      <w:ins w:id="491" w:author="徐 裕隆" w:date="2021-09-14T00:18:00Z">
        <w:r w:rsidR="006853AE" w:rsidRPr="004C36BC">
          <w:rPr>
            <w:rFonts w:eastAsia="宋体"/>
            <w:sz w:val="18"/>
            <w:szCs w:val="18"/>
            <w:rPrChange w:id="492" w:author="徐 裕隆" w:date="2021-09-14T00:25:00Z">
              <w:rPr>
                <w:rFonts w:ascii="宋体" w:eastAsia="宋体" w:hAnsi="宋体"/>
                <w:sz w:val="18"/>
                <w:szCs w:val="18"/>
              </w:rPr>
            </w:rPrChange>
          </w:rPr>
          <w:t xml:space="preserve">Location of </w:t>
        </w:r>
        <w:proofErr w:type="spellStart"/>
        <w:r w:rsidR="006853AE" w:rsidRPr="004C36BC">
          <w:rPr>
            <w:rFonts w:eastAsia="宋体"/>
            <w:sz w:val="18"/>
            <w:szCs w:val="18"/>
            <w:rPrChange w:id="493" w:author="徐 裕隆" w:date="2021-09-14T00:25:00Z">
              <w:rPr>
                <w:rFonts w:ascii="宋体" w:eastAsia="宋体" w:hAnsi="宋体"/>
                <w:sz w:val="18"/>
                <w:szCs w:val="18"/>
              </w:rPr>
            </w:rPrChange>
          </w:rPr>
          <w:t>Niululing</w:t>
        </w:r>
        <w:proofErr w:type="spellEnd"/>
        <w:r w:rsidR="006853AE" w:rsidRPr="004C36BC">
          <w:rPr>
            <w:rFonts w:eastAsia="宋体"/>
            <w:sz w:val="18"/>
            <w:szCs w:val="18"/>
            <w:rPrChange w:id="494" w:author="徐 裕隆" w:date="2021-09-14T00:25:00Z">
              <w:rPr>
                <w:rFonts w:ascii="宋体" w:eastAsia="宋体" w:hAnsi="宋体"/>
                <w:sz w:val="18"/>
                <w:szCs w:val="18"/>
              </w:rPr>
            </w:rPrChange>
          </w:rPr>
          <w:t xml:space="preserve"> reservoir</w:t>
        </w:r>
      </w:ins>
      <w:del w:id="495" w:author="胡 悦琳" w:date="2021-09-13T17:51:00Z">
        <w:r w:rsidDel="00AE6621">
          <w:rPr>
            <w:rFonts w:ascii="宋体" w:eastAsia="宋体" w:hAnsi="宋体" w:hint="eastAsia"/>
            <w:sz w:val="18"/>
            <w:szCs w:val="18"/>
          </w:rPr>
          <w:delText>...</w:delText>
        </w:r>
      </w:del>
    </w:p>
    <w:p w14:paraId="5F155356" w14:textId="672B6E1F" w:rsidR="004C36BC" w:rsidRDefault="006853AE" w:rsidP="004C36BC">
      <w:pPr>
        <w:spacing w:line="480" w:lineRule="auto"/>
        <w:ind w:firstLine="0"/>
        <w:jc w:val="center"/>
        <w:rPr>
          <w:ins w:id="496" w:author="徐 裕隆" w:date="2021-09-14T00:21:00Z"/>
          <w:rFonts w:ascii="宋体" w:eastAsia="宋体" w:hAnsi="宋体"/>
          <w:kern w:val="0"/>
          <w:sz w:val="21"/>
        </w:rPr>
      </w:pPr>
      <w:ins w:id="497" w:author="徐 裕隆" w:date="2021-09-14T00:20:00Z">
        <w:r w:rsidRPr="006853AE">
          <w:rPr>
            <w:rFonts w:ascii="宋体" w:eastAsia="宋体" w:hAnsi="宋体" w:hint="eastAsia"/>
            <w:kern w:val="0"/>
            <w:sz w:val="21"/>
            <w:rPrChange w:id="498" w:author="徐 裕隆" w:date="2021-09-14T00:21:00Z">
              <w:rPr>
                <w:rFonts w:ascii="宋体" w:eastAsia="宋体" w:hAnsi="宋体" w:hint="eastAsia"/>
                <w:sz w:val="18"/>
                <w:szCs w:val="18"/>
              </w:rPr>
            </w:rPrChange>
          </w:rPr>
          <w:t>牛路岭水库形态如图</w:t>
        </w:r>
        <w:r w:rsidRPr="006853AE">
          <w:rPr>
            <w:rFonts w:ascii="宋体" w:eastAsia="宋体" w:hAnsi="宋体"/>
            <w:kern w:val="0"/>
            <w:sz w:val="21"/>
            <w:rPrChange w:id="499" w:author="徐 裕隆" w:date="2021-09-14T00:21:00Z">
              <w:rPr>
                <w:rFonts w:ascii="宋体" w:eastAsia="宋体" w:hAnsi="宋体"/>
                <w:sz w:val="18"/>
                <w:szCs w:val="18"/>
              </w:rPr>
            </w:rPrChange>
          </w:rPr>
          <w:t>2所示</w:t>
        </w:r>
      </w:ins>
      <w:ins w:id="500" w:author="徐 裕隆" w:date="2021-09-14T00:21:00Z">
        <w:r w:rsidRPr="006853AE">
          <w:rPr>
            <w:rFonts w:ascii="宋体" w:eastAsia="宋体" w:hAnsi="宋体" w:hint="eastAsia"/>
            <w:kern w:val="0"/>
            <w:sz w:val="21"/>
            <w:rPrChange w:id="501" w:author="徐 裕隆" w:date="2021-09-14T00:21:00Z">
              <w:rPr>
                <w:rFonts w:ascii="宋体" w:eastAsia="宋体" w:hAnsi="宋体" w:hint="eastAsia"/>
                <w:sz w:val="18"/>
                <w:szCs w:val="18"/>
              </w:rPr>
            </w:rPrChange>
          </w:rPr>
          <w:t>。</w:t>
        </w:r>
      </w:ins>
    </w:p>
    <w:p w14:paraId="5FBD9DC1" w14:textId="519408BB" w:rsidR="006853AE" w:rsidRDefault="004C36BC" w:rsidP="00C64CD2">
      <w:pPr>
        <w:spacing w:line="480" w:lineRule="auto"/>
        <w:ind w:firstLine="0"/>
        <w:jc w:val="center"/>
        <w:rPr>
          <w:ins w:id="502" w:author="徐 裕隆" w:date="2021-09-14T00:23:00Z"/>
          <w:rFonts w:ascii="宋体" w:eastAsia="宋体" w:hAnsi="宋体"/>
          <w:kern w:val="0"/>
          <w:sz w:val="21"/>
        </w:rPr>
      </w:pPr>
      <w:ins w:id="503" w:author="徐 裕隆" w:date="2021-09-14T00:21:00Z">
        <w:r>
          <w:rPr>
            <w:rFonts w:ascii="宋体" w:eastAsia="宋体" w:hAnsi="宋体" w:hint="eastAsia"/>
            <w:noProof/>
            <w:kern w:val="0"/>
            <w:sz w:val="21"/>
          </w:rPr>
          <w:drawing>
            <wp:inline distT="0" distB="0" distL="0" distR="0" wp14:anchorId="6774E7C1" wp14:editId="1DC91EA7">
              <wp:extent cx="2878236" cy="22701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rotWithShape="1">
                      <a:blip r:embed="rId20" cstate="print">
                        <a:extLst>
                          <a:ext uri="{28A0092B-C50C-407E-A947-70E740481C1C}">
                            <a14:useLocalDpi xmlns:a14="http://schemas.microsoft.com/office/drawing/2010/main" val="0"/>
                          </a:ext>
                        </a:extLst>
                      </a:blip>
                      <a:srcRect l="1912"/>
                      <a:stretch/>
                    </pic:blipFill>
                    <pic:spPr bwMode="auto">
                      <a:xfrm>
                        <a:off x="0" y="0"/>
                        <a:ext cx="2878236" cy="2270125"/>
                      </a:xfrm>
                      <a:prstGeom prst="rect">
                        <a:avLst/>
                      </a:prstGeom>
                      <a:ln>
                        <a:noFill/>
                      </a:ln>
                      <a:extLst>
                        <a:ext uri="{53640926-AAD7-44D8-BBD7-CCE9431645EC}">
                          <a14:shadowObscured xmlns:a14="http://schemas.microsoft.com/office/drawing/2010/main"/>
                        </a:ext>
                      </a:extLst>
                    </pic:spPr>
                  </pic:pic>
                </a:graphicData>
              </a:graphic>
            </wp:inline>
          </w:drawing>
        </w:r>
      </w:ins>
    </w:p>
    <w:p w14:paraId="371FC274" w14:textId="302268A4" w:rsidR="004C36BC" w:rsidRDefault="004C36BC" w:rsidP="00C64CD2">
      <w:pPr>
        <w:spacing w:line="480" w:lineRule="auto"/>
        <w:ind w:firstLine="0"/>
        <w:jc w:val="center"/>
        <w:rPr>
          <w:ins w:id="504" w:author="徐 裕隆" w:date="2021-09-14T00:23:00Z"/>
          <w:rFonts w:ascii="黑体" w:eastAsia="黑体" w:hAnsi="黑体"/>
          <w:sz w:val="18"/>
          <w:szCs w:val="18"/>
        </w:rPr>
      </w:pPr>
      <w:ins w:id="505" w:author="徐 裕隆" w:date="2021-09-14T00:23:00Z">
        <w:r w:rsidRPr="00742765">
          <w:rPr>
            <w:rFonts w:ascii="黑体" w:eastAsia="黑体" w:hAnsi="黑体" w:hint="eastAsia"/>
            <w:sz w:val="18"/>
            <w:szCs w:val="18"/>
          </w:rPr>
          <w:t>图</w:t>
        </w:r>
        <w:r>
          <w:rPr>
            <w:rFonts w:ascii="黑体" w:eastAsia="黑体" w:hAnsi="黑体"/>
            <w:sz w:val="18"/>
            <w:szCs w:val="18"/>
          </w:rPr>
          <w:t>2</w:t>
        </w:r>
        <w:r w:rsidRPr="00742765">
          <w:rPr>
            <w:rFonts w:ascii="黑体" w:eastAsia="黑体" w:hAnsi="黑体"/>
            <w:sz w:val="18"/>
            <w:szCs w:val="18"/>
          </w:rPr>
          <w:t xml:space="preserve"> </w:t>
        </w:r>
        <w:r w:rsidRPr="00742765">
          <w:rPr>
            <w:rFonts w:ascii="黑体" w:eastAsia="黑体" w:hAnsi="黑体" w:hint="eastAsia"/>
            <w:sz w:val="18"/>
            <w:szCs w:val="18"/>
          </w:rPr>
          <w:t>牛路岭水库</w:t>
        </w:r>
        <w:r>
          <w:rPr>
            <w:rFonts w:ascii="黑体" w:eastAsia="黑体" w:hAnsi="黑体" w:hint="eastAsia"/>
            <w:sz w:val="18"/>
            <w:szCs w:val="18"/>
          </w:rPr>
          <w:t>形态</w:t>
        </w:r>
        <w:r w:rsidRPr="00742765">
          <w:rPr>
            <w:rFonts w:ascii="黑体" w:eastAsia="黑体" w:hAnsi="黑体" w:hint="eastAsia"/>
            <w:sz w:val="18"/>
            <w:szCs w:val="18"/>
          </w:rPr>
          <w:t>示意图</w:t>
        </w:r>
      </w:ins>
    </w:p>
    <w:p w14:paraId="3315193F" w14:textId="77B74490" w:rsidR="004C36BC" w:rsidRPr="004C36BC" w:rsidRDefault="004C36BC" w:rsidP="00C64CD2">
      <w:pPr>
        <w:spacing w:line="480" w:lineRule="auto"/>
        <w:ind w:firstLine="0"/>
        <w:jc w:val="center"/>
        <w:rPr>
          <w:ins w:id="506" w:author="徐 裕隆" w:date="2021-09-14T00:20:00Z"/>
          <w:rFonts w:eastAsia="宋体"/>
          <w:kern w:val="0"/>
          <w:sz w:val="21"/>
          <w:rPrChange w:id="507" w:author="徐 裕隆" w:date="2021-09-14T00:25:00Z">
            <w:rPr>
              <w:ins w:id="508" w:author="徐 裕隆" w:date="2021-09-14T00:20:00Z"/>
              <w:rFonts w:ascii="宋体" w:eastAsia="宋体" w:hAnsi="宋体"/>
              <w:sz w:val="18"/>
              <w:szCs w:val="18"/>
            </w:rPr>
          </w:rPrChange>
        </w:rPr>
      </w:pPr>
      <w:ins w:id="509" w:author="徐 裕隆" w:date="2021-09-14T00:24:00Z">
        <w:r w:rsidRPr="004C36BC">
          <w:rPr>
            <w:rFonts w:eastAsia="宋体"/>
            <w:sz w:val="18"/>
            <w:szCs w:val="18"/>
            <w:rPrChange w:id="510" w:author="徐 裕隆" w:date="2021-09-14T00:25:00Z">
              <w:rPr>
                <w:rFonts w:ascii="宋体" w:eastAsia="宋体" w:hAnsi="宋体"/>
                <w:sz w:val="18"/>
                <w:szCs w:val="18"/>
              </w:rPr>
            </w:rPrChange>
          </w:rPr>
          <w:t xml:space="preserve">Figure 2 Shape of </w:t>
        </w:r>
        <w:proofErr w:type="spellStart"/>
        <w:r w:rsidRPr="004C36BC">
          <w:rPr>
            <w:rFonts w:eastAsia="宋体"/>
            <w:sz w:val="18"/>
            <w:szCs w:val="18"/>
            <w:rPrChange w:id="511" w:author="徐 裕隆" w:date="2021-09-14T00:25:00Z">
              <w:rPr>
                <w:rFonts w:ascii="宋体" w:eastAsia="宋体" w:hAnsi="宋体"/>
                <w:sz w:val="18"/>
                <w:szCs w:val="18"/>
              </w:rPr>
            </w:rPrChange>
          </w:rPr>
          <w:t>Niululing</w:t>
        </w:r>
        <w:proofErr w:type="spellEnd"/>
        <w:r w:rsidRPr="004C36BC">
          <w:rPr>
            <w:rFonts w:eastAsia="宋体"/>
            <w:sz w:val="18"/>
            <w:szCs w:val="18"/>
            <w:rPrChange w:id="512" w:author="徐 裕隆" w:date="2021-09-14T00:25:00Z">
              <w:rPr>
                <w:rFonts w:ascii="宋体" w:eastAsia="宋体" w:hAnsi="宋体"/>
                <w:sz w:val="18"/>
                <w:szCs w:val="18"/>
              </w:rPr>
            </w:rPrChange>
          </w:rPr>
          <w:t xml:space="preserve"> reservoir</w:t>
        </w:r>
      </w:ins>
    </w:p>
    <w:p w14:paraId="4AF57242" w14:textId="1E4D0568" w:rsidR="00C64CD2" w:rsidDel="00AE6621" w:rsidRDefault="00C64CD2" w:rsidP="00C64CD2">
      <w:pPr>
        <w:spacing w:line="480" w:lineRule="auto"/>
        <w:ind w:firstLine="0"/>
        <w:jc w:val="center"/>
        <w:rPr>
          <w:del w:id="513" w:author="胡 悦琳" w:date="2021-09-13T17:51:00Z"/>
          <w:rFonts w:ascii="宋体" w:eastAsia="宋体" w:hAnsi="宋体"/>
          <w:sz w:val="18"/>
          <w:szCs w:val="18"/>
        </w:rPr>
      </w:pPr>
      <w:del w:id="514" w:author="徐 裕隆" w:date="2021-09-14T00:10:00Z">
        <w:r w:rsidDel="007C66B4">
          <w:rPr>
            <w:rFonts w:ascii="宋体" w:eastAsia="宋体" w:hAnsi="宋体" w:hint="eastAsia"/>
            <w:noProof/>
            <w:sz w:val="18"/>
            <w:szCs w:val="18"/>
          </w:rPr>
          <w:drawing>
            <wp:inline distT="0" distB="0" distL="0" distR="0" wp14:anchorId="58A4ACDA" wp14:editId="0BD51DDB">
              <wp:extent cx="2372995" cy="2462530"/>
              <wp:effectExtent l="0" t="0" r="8255" b="0"/>
              <wp:docPr id="10" name="图片 10" descr="16309104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1630910478(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2995" cy="2462530"/>
                      </a:xfrm>
                      <a:prstGeom prst="rect">
                        <a:avLst/>
                      </a:prstGeom>
                      <a:noFill/>
                      <a:ln>
                        <a:noFill/>
                      </a:ln>
                      <a:effectLst/>
                    </pic:spPr>
                  </pic:pic>
                </a:graphicData>
              </a:graphic>
            </wp:inline>
          </w:drawing>
        </w:r>
      </w:del>
    </w:p>
    <w:p w14:paraId="452D19F4" w14:textId="77777777" w:rsidR="00C64CD2" w:rsidDel="00AE6621" w:rsidRDefault="00C64CD2" w:rsidP="00C64CD2">
      <w:pPr>
        <w:spacing w:line="480" w:lineRule="auto"/>
        <w:ind w:firstLine="0"/>
        <w:jc w:val="center"/>
        <w:rPr>
          <w:del w:id="515" w:author="胡 悦琳" w:date="2021-09-13T17:51:00Z"/>
          <w:rFonts w:ascii="宋体" w:eastAsia="宋体" w:hAnsi="宋体"/>
          <w:sz w:val="18"/>
          <w:szCs w:val="18"/>
        </w:rPr>
      </w:pPr>
      <w:del w:id="516" w:author="胡 悦琳" w:date="2021-09-13T17:51:00Z">
        <w:r w:rsidDel="00AE6621">
          <w:rPr>
            <w:rFonts w:ascii="宋体" w:eastAsia="宋体" w:hAnsi="宋体" w:hint="eastAsia"/>
            <w:sz w:val="18"/>
            <w:szCs w:val="18"/>
          </w:rPr>
          <w:delText>图3 ……示意图</w:delText>
        </w:r>
      </w:del>
    </w:p>
    <w:p w14:paraId="6E498685" w14:textId="77777777" w:rsidR="00C64CD2" w:rsidDel="00AE6621" w:rsidRDefault="00C64CD2" w:rsidP="00C64CD2">
      <w:pPr>
        <w:spacing w:line="480" w:lineRule="auto"/>
        <w:ind w:firstLine="0"/>
        <w:jc w:val="center"/>
        <w:rPr>
          <w:del w:id="517" w:author="胡 悦琳" w:date="2021-09-13T17:51:00Z"/>
          <w:rFonts w:ascii="宋体" w:eastAsia="宋体" w:hAnsi="宋体"/>
          <w:sz w:val="18"/>
          <w:szCs w:val="18"/>
        </w:rPr>
      </w:pPr>
      <w:del w:id="518" w:author="胡 悦琳" w:date="2021-09-13T17:51:00Z">
        <w:r w:rsidDel="00AE6621">
          <w:rPr>
            <w:rFonts w:ascii="宋体" w:eastAsia="宋体" w:hAnsi="宋体" w:hint="eastAsia"/>
            <w:sz w:val="18"/>
            <w:szCs w:val="18"/>
          </w:rPr>
          <w:delText>Figure 3 Figure of ...</w:delText>
        </w:r>
      </w:del>
    </w:p>
    <w:p w14:paraId="15BA9734" w14:textId="77777777" w:rsidR="00C64CD2" w:rsidRDefault="00C64CD2" w:rsidP="00C64CD2">
      <w:pPr>
        <w:spacing w:line="480" w:lineRule="auto"/>
        <w:ind w:firstLine="0"/>
        <w:jc w:val="center"/>
        <w:rPr>
          <w:rFonts w:ascii="宋体" w:eastAsia="宋体" w:hAnsi="宋体"/>
          <w:sz w:val="18"/>
          <w:szCs w:val="18"/>
        </w:rPr>
      </w:pPr>
    </w:p>
    <w:p w14:paraId="3247552C" w14:textId="77777777" w:rsidR="00C64CD2" w:rsidRDefault="00C64CD2" w:rsidP="00C64CD2">
      <w:pPr>
        <w:pStyle w:val="5"/>
        <w:spacing w:line="480" w:lineRule="auto"/>
        <w:rPr>
          <w:rFonts w:ascii="宋体" w:eastAsia="宋体" w:hAnsi="宋体"/>
          <w:b/>
          <w:sz w:val="21"/>
          <w:szCs w:val="21"/>
        </w:rPr>
      </w:pPr>
      <w:r>
        <w:rPr>
          <w:rFonts w:ascii="宋体" w:eastAsia="宋体" w:hAnsi="宋体" w:hint="eastAsia"/>
          <w:b/>
          <w:sz w:val="21"/>
          <w:szCs w:val="21"/>
        </w:rPr>
        <w:t>1</w:t>
      </w:r>
      <w:r>
        <w:rPr>
          <w:rFonts w:ascii="宋体" w:eastAsia="宋体" w:hAnsi="宋体"/>
          <w:b/>
          <w:sz w:val="21"/>
          <w:szCs w:val="21"/>
        </w:rPr>
        <w:t>.2</w:t>
      </w:r>
      <w:r>
        <w:rPr>
          <w:rFonts w:ascii="宋体" w:eastAsia="宋体" w:hAnsi="宋体" w:hint="eastAsia"/>
          <w:b/>
          <w:sz w:val="21"/>
          <w:szCs w:val="21"/>
        </w:rPr>
        <w:t>水深超声波数据采集</w:t>
      </w:r>
    </w:p>
    <w:p w14:paraId="759B440F" w14:textId="77777777" w:rsidR="00C64CD2" w:rsidRDefault="00C64CD2" w:rsidP="00C64CD2">
      <w:pPr>
        <w:spacing w:line="480" w:lineRule="auto"/>
        <w:rPr>
          <w:rFonts w:ascii="宋体" w:eastAsia="宋体" w:hAnsi="宋体"/>
          <w:sz w:val="21"/>
        </w:rPr>
      </w:pPr>
      <w:r>
        <w:rPr>
          <w:rFonts w:ascii="宋体" w:eastAsia="宋体" w:hAnsi="宋体"/>
          <w:sz w:val="21"/>
        </w:rPr>
        <w:t>本文借助祥瑞德厂家的手持式超声波测深仪</w:t>
      </w:r>
      <w:bookmarkStart w:id="519" w:name="_Hlk64829825"/>
      <w:r>
        <w:rPr>
          <w:rFonts w:ascii="宋体" w:eastAsia="宋体" w:hAnsi="宋体"/>
          <w:sz w:val="21"/>
        </w:rPr>
        <w:t>FW-SFCC</w:t>
      </w:r>
      <w:bookmarkEnd w:id="519"/>
      <w:r>
        <w:rPr>
          <w:rFonts w:ascii="宋体" w:eastAsia="宋体" w:hAnsi="宋体"/>
          <w:sz w:val="21"/>
        </w:rPr>
        <w:t>采集实际水深数据。</w:t>
      </w:r>
      <w:r>
        <w:rPr>
          <w:rFonts w:ascii="宋体" w:eastAsia="宋体" w:hAnsi="宋体" w:hint="eastAsia"/>
          <w:sz w:val="21"/>
        </w:rPr>
        <w:t>在实际测量中，乘船在水域均布选点，人工手持传感器，使传感器与水面基本保持垂直，探头深入水中20cm，并通过仪器设置进行补偿。在测量水深的同时，通过手持GPS定位仪记录采样点地理坐标，每个采样点记录两次水深数据，取其平均值作为最终实测数据，最终共获取68个实测水深数据。将所采集到的全部水深数据按水深依次排列，6个一组，在每组内随机选取一个数据作为反演控制点，共获得12个反演控制点数据，见表2。</w:t>
      </w:r>
    </w:p>
    <w:p w14:paraId="608EF3CD" w14:textId="77777777" w:rsidR="00C64CD2" w:rsidRDefault="00C64CD2" w:rsidP="00C64CD2">
      <w:pPr>
        <w:spacing w:line="480" w:lineRule="auto"/>
        <w:ind w:firstLine="0"/>
        <w:jc w:val="center"/>
        <w:rPr>
          <w:rFonts w:eastAsia="黑体"/>
          <w:kern w:val="0"/>
          <w:sz w:val="18"/>
          <w:szCs w:val="18"/>
        </w:rPr>
      </w:pPr>
      <w:commentRangeStart w:id="520"/>
      <w:r>
        <w:rPr>
          <w:rFonts w:eastAsia="黑体" w:hint="eastAsia"/>
          <w:kern w:val="0"/>
          <w:sz w:val="18"/>
          <w:szCs w:val="18"/>
        </w:rPr>
        <w:t>表</w:t>
      </w:r>
      <w:r>
        <w:rPr>
          <w:rFonts w:eastAsia="黑体" w:hint="eastAsia"/>
          <w:kern w:val="0"/>
          <w:sz w:val="18"/>
          <w:szCs w:val="18"/>
        </w:rPr>
        <w:t>2</w:t>
      </w:r>
      <w:r>
        <w:rPr>
          <w:rFonts w:eastAsia="黑体"/>
          <w:kern w:val="0"/>
          <w:sz w:val="18"/>
          <w:szCs w:val="18"/>
        </w:rPr>
        <w:t xml:space="preserve"> </w:t>
      </w:r>
      <w:r>
        <w:rPr>
          <w:rFonts w:eastAsia="黑体" w:hint="eastAsia"/>
          <w:kern w:val="0"/>
          <w:sz w:val="18"/>
          <w:szCs w:val="18"/>
        </w:rPr>
        <w:t>用于水深模型建立的水深实测数据</w:t>
      </w:r>
    </w:p>
    <w:p w14:paraId="672BDF27" w14:textId="77777777" w:rsidR="00C64CD2" w:rsidRDefault="00C64CD2" w:rsidP="00C64CD2">
      <w:pPr>
        <w:spacing w:line="480" w:lineRule="auto"/>
        <w:ind w:firstLine="0"/>
        <w:jc w:val="center"/>
        <w:rPr>
          <w:rFonts w:eastAsia="黑体"/>
          <w:kern w:val="0"/>
          <w:sz w:val="18"/>
          <w:szCs w:val="18"/>
        </w:rPr>
      </w:pPr>
      <w:r>
        <w:rPr>
          <w:rFonts w:eastAsia="黑体" w:hint="eastAsia"/>
          <w:kern w:val="0"/>
          <w:sz w:val="18"/>
          <w:szCs w:val="18"/>
        </w:rPr>
        <w:t>Table 2 Measured data of water depth for establishing water depth model</w:t>
      </w:r>
    </w:p>
    <w:tbl>
      <w:tblPr>
        <w:tblW w:w="5006" w:type="pct"/>
        <w:tblInd w:w="15" w:type="dxa"/>
        <w:tblBorders>
          <w:top w:val="single" w:sz="4" w:space="0" w:color="000000"/>
          <w:bottom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Change w:id="521" w:author="胡 悦琳" w:date="2021-09-13T17:26:00Z">
          <w:tblPr>
            <w:tblW w:w="4998" w:type="pct"/>
            <w:tblInd w:w="15" w:type="dxa"/>
            <w:tblBorders>
              <w:top w:val="single" w:sz="4" w:space="0" w:color="000000"/>
              <w:bottom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PrChange>
      </w:tblPr>
      <w:tblGrid>
        <w:gridCol w:w="346"/>
        <w:gridCol w:w="1704"/>
        <w:gridCol w:w="1862"/>
        <w:gridCol w:w="745"/>
        <w:tblGridChange w:id="522">
          <w:tblGrid>
            <w:gridCol w:w="473"/>
            <w:gridCol w:w="1576"/>
            <w:gridCol w:w="1687"/>
            <w:gridCol w:w="913"/>
          </w:tblGrid>
        </w:tblGridChange>
      </w:tblGrid>
      <w:tr w:rsidR="00C64CD2" w14:paraId="28135DC6" w14:textId="77777777" w:rsidTr="009A7E5F">
        <w:trPr>
          <w:trHeight w:val="270"/>
          <w:trPrChange w:id="523" w:author="胡 悦琳" w:date="2021-09-13T17:26:00Z">
            <w:trPr>
              <w:trHeight w:val="270"/>
            </w:trPr>
          </w:trPrChange>
        </w:trPr>
        <w:tc>
          <w:tcPr>
            <w:tcW w:w="371" w:type="pct"/>
            <w:tcBorders>
              <w:top w:val="single" w:sz="12" w:space="0" w:color="000000"/>
              <w:bottom w:val="single" w:sz="6" w:space="0" w:color="000000"/>
              <w:right w:val="nil"/>
            </w:tcBorders>
            <w:noWrap/>
            <w:tcMar>
              <w:top w:w="15" w:type="dxa"/>
              <w:left w:w="15" w:type="dxa"/>
              <w:right w:w="15" w:type="dxa"/>
            </w:tcMar>
            <w:vAlign w:val="center"/>
            <w:tcPrChange w:id="524" w:author="胡 悦琳" w:date="2021-09-13T17:26:00Z">
              <w:tcPr>
                <w:tcW w:w="509" w:type="pct"/>
                <w:tcBorders>
                  <w:top w:val="single" w:sz="12" w:space="0" w:color="000000"/>
                  <w:bottom w:val="single" w:sz="6" w:space="0" w:color="000000"/>
                </w:tcBorders>
                <w:noWrap/>
                <w:tcMar>
                  <w:top w:w="15" w:type="dxa"/>
                  <w:left w:w="15" w:type="dxa"/>
                  <w:right w:w="15" w:type="dxa"/>
                </w:tcMar>
                <w:vAlign w:val="center"/>
              </w:tcPr>
            </w:tcPrChange>
          </w:tcPr>
          <w:p w14:paraId="191CD9A6" w14:textId="77777777" w:rsidR="00C64CD2" w:rsidRDefault="00C64CD2" w:rsidP="009A7E5F">
            <w:pPr>
              <w:spacing w:line="480" w:lineRule="auto"/>
              <w:ind w:firstLine="0"/>
              <w:jc w:val="center"/>
              <w:rPr>
                <w:rFonts w:ascii="宋体" w:eastAsia="宋体" w:hAnsi="宋体"/>
                <w:kern w:val="0"/>
                <w:sz w:val="15"/>
                <w:szCs w:val="15"/>
              </w:rPr>
            </w:pPr>
            <w:bookmarkStart w:id="525" w:name="OLE_LINK12"/>
            <w:bookmarkStart w:id="526" w:name="OLE_LINK9"/>
            <w:bookmarkStart w:id="527" w:name="OLE_LINK11"/>
            <w:bookmarkStart w:id="528" w:name="OLE_LINK10"/>
            <w:r>
              <w:rPr>
                <w:rFonts w:ascii="宋体" w:eastAsia="宋体" w:hAnsi="宋体" w:hint="eastAsia"/>
                <w:kern w:val="0"/>
                <w:sz w:val="15"/>
                <w:szCs w:val="15"/>
              </w:rPr>
              <w:lastRenderedPageBreak/>
              <w:t>序号</w:t>
            </w:r>
          </w:p>
        </w:tc>
        <w:tc>
          <w:tcPr>
            <w:tcW w:w="1830" w:type="pct"/>
            <w:tcBorders>
              <w:top w:val="single" w:sz="12" w:space="0" w:color="000000"/>
              <w:left w:val="nil"/>
              <w:bottom w:val="single" w:sz="6" w:space="0" w:color="000000"/>
              <w:right w:val="nil"/>
            </w:tcBorders>
            <w:noWrap/>
            <w:tcMar>
              <w:top w:w="15" w:type="dxa"/>
              <w:left w:w="15" w:type="dxa"/>
              <w:right w:w="15" w:type="dxa"/>
            </w:tcMar>
            <w:vAlign w:val="center"/>
            <w:tcPrChange w:id="529" w:author="胡 悦琳" w:date="2021-09-13T17:26:00Z">
              <w:tcPr>
                <w:tcW w:w="1694" w:type="pct"/>
                <w:tcBorders>
                  <w:top w:val="single" w:sz="12" w:space="0" w:color="000000"/>
                  <w:bottom w:val="single" w:sz="6" w:space="0" w:color="000000"/>
                </w:tcBorders>
                <w:noWrap/>
                <w:tcMar>
                  <w:top w:w="15" w:type="dxa"/>
                  <w:left w:w="15" w:type="dxa"/>
                  <w:right w:w="15" w:type="dxa"/>
                </w:tcMar>
                <w:vAlign w:val="center"/>
              </w:tcPr>
            </w:tcPrChange>
          </w:tcPr>
          <w:p w14:paraId="02D6802A"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N</w:t>
            </w:r>
          </w:p>
        </w:tc>
        <w:tc>
          <w:tcPr>
            <w:tcW w:w="1999" w:type="pct"/>
            <w:tcBorders>
              <w:top w:val="single" w:sz="12" w:space="0" w:color="000000"/>
              <w:left w:val="nil"/>
              <w:bottom w:val="single" w:sz="6" w:space="0" w:color="000000"/>
              <w:right w:val="nil"/>
            </w:tcBorders>
            <w:noWrap/>
            <w:tcMar>
              <w:top w:w="15" w:type="dxa"/>
              <w:left w:w="15" w:type="dxa"/>
              <w:right w:w="15" w:type="dxa"/>
            </w:tcMar>
            <w:vAlign w:val="center"/>
            <w:tcPrChange w:id="530" w:author="胡 悦琳" w:date="2021-09-13T17:26:00Z">
              <w:tcPr>
                <w:tcW w:w="1813" w:type="pct"/>
                <w:tcBorders>
                  <w:top w:val="single" w:sz="12" w:space="0" w:color="000000"/>
                  <w:bottom w:val="single" w:sz="6" w:space="0" w:color="000000"/>
                </w:tcBorders>
                <w:noWrap/>
                <w:tcMar>
                  <w:top w:w="15" w:type="dxa"/>
                  <w:left w:w="15" w:type="dxa"/>
                  <w:right w:w="15" w:type="dxa"/>
                </w:tcMar>
                <w:vAlign w:val="center"/>
              </w:tcPr>
            </w:tcPrChange>
          </w:tcPr>
          <w:p w14:paraId="79FF69FA"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E</w:t>
            </w:r>
          </w:p>
        </w:tc>
        <w:tc>
          <w:tcPr>
            <w:tcW w:w="800" w:type="pct"/>
            <w:tcBorders>
              <w:top w:val="single" w:sz="12" w:space="0" w:color="000000"/>
              <w:left w:val="nil"/>
              <w:bottom w:val="single" w:sz="6" w:space="0" w:color="000000"/>
            </w:tcBorders>
            <w:noWrap/>
            <w:tcMar>
              <w:top w:w="15" w:type="dxa"/>
              <w:left w:w="15" w:type="dxa"/>
              <w:right w:w="15" w:type="dxa"/>
            </w:tcMar>
            <w:vAlign w:val="center"/>
            <w:tcPrChange w:id="531" w:author="胡 悦琳" w:date="2021-09-13T17:26:00Z">
              <w:tcPr>
                <w:tcW w:w="982" w:type="pct"/>
                <w:tcBorders>
                  <w:top w:val="single" w:sz="12" w:space="0" w:color="000000"/>
                  <w:bottom w:val="single" w:sz="6" w:space="0" w:color="000000"/>
                </w:tcBorders>
                <w:noWrap/>
                <w:tcMar>
                  <w:top w:w="15" w:type="dxa"/>
                  <w:left w:w="15" w:type="dxa"/>
                  <w:right w:w="15" w:type="dxa"/>
                </w:tcMar>
                <w:vAlign w:val="center"/>
              </w:tcPr>
            </w:tcPrChange>
          </w:tcPr>
          <w:p w14:paraId="569187CB"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实测水深</w:t>
            </w:r>
          </w:p>
        </w:tc>
      </w:tr>
      <w:tr w:rsidR="00C64CD2" w14:paraId="48ADB77B" w14:textId="77777777" w:rsidTr="009A7E5F">
        <w:trPr>
          <w:trHeight w:val="270"/>
          <w:trPrChange w:id="532" w:author="胡 悦琳" w:date="2021-09-13T17:26:00Z">
            <w:trPr>
              <w:trHeight w:val="270"/>
            </w:trPr>
          </w:trPrChange>
        </w:trPr>
        <w:tc>
          <w:tcPr>
            <w:tcW w:w="371" w:type="pct"/>
            <w:tcBorders>
              <w:top w:val="single" w:sz="6" w:space="0" w:color="000000"/>
              <w:bottom w:val="nil"/>
              <w:right w:val="nil"/>
            </w:tcBorders>
            <w:noWrap/>
            <w:tcMar>
              <w:top w:w="15" w:type="dxa"/>
              <w:left w:w="15" w:type="dxa"/>
              <w:right w:w="15" w:type="dxa"/>
            </w:tcMar>
            <w:vAlign w:val="center"/>
            <w:tcPrChange w:id="533" w:author="胡 悦琳" w:date="2021-09-13T17:26:00Z">
              <w:tcPr>
                <w:tcW w:w="509" w:type="pct"/>
                <w:tcBorders>
                  <w:top w:val="single" w:sz="6" w:space="0" w:color="000000"/>
                </w:tcBorders>
                <w:noWrap/>
                <w:tcMar>
                  <w:top w:w="15" w:type="dxa"/>
                  <w:left w:w="15" w:type="dxa"/>
                  <w:right w:w="15" w:type="dxa"/>
                </w:tcMar>
                <w:vAlign w:val="center"/>
              </w:tcPr>
            </w:tcPrChange>
          </w:tcPr>
          <w:p w14:paraId="0A014568" w14:textId="77777777" w:rsidR="00C64CD2" w:rsidRDefault="00C64CD2" w:rsidP="009A7E5F">
            <w:pPr>
              <w:spacing w:line="480" w:lineRule="auto"/>
              <w:ind w:firstLine="0"/>
              <w:jc w:val="center"/>
              <w:rPr>
                <w:kern w:val="0"/>
                <w:sz w:val="15"/>
                <w:szCs w:val="15"/>
              </w:rPr>
            </w:pPr>
            <w:bookmarkStart w:id="534" w:name="_Hlk64565845"/>
            <w:ins w:id="535" w:author="胡 悦琳" w:date="2021-09-13T17:26:00Z">
              <w:r>
                <w:rPr>
                  <w:rFonts w:hint="eastAsia"/>
                  <w:kern w:val="0"/>
                  <w:sz w:val="15"/>
                  <w:szCs w:val="15"/>
                </w:rPr>
                <w:t>1</w:t>
              </w:r>
            </w:ins>
            <w:del w:id="536" w:author="胡 悦琳" w:date="2021-09-13T17:26:00Z">
              <w:r w:rsidDel="000731AE">
                <w:rPr>
                  <w:rFonts w:hint="eastAsia"/>
                  <w:kern w:val="0"/>
                  <w:sz w:val="15"/>
                  <w:szCs w:val="15"/>
                </w:rPr>
                <w:delText>43</w:delText>
              </w:r>
            </w:del>
          </w:p>
        </w:tc>
        <w:tc>
          <w:tcPr>
            <w:tcW w:w="1830" w:type="pct"/>
            <w:tcBorders>
              <w:top w:val="single" w:sz="6" w:space="0" w:color="000000"/>
              <w:left w:val="nil"/>
              <w:bottom w:val="nil"/>
              <w:right w:val="nil"/>
            </w:tcBorders>
            <w:noWrap/>
            <w:tcMar>
              <w:top w:w="15" w:type="dxa"/>
              <w:left w:w="15" w:type="dxa"/>
              <w:right w:w="15" w:type="dxa"/>
            </w:tcMar>
            <w:vAlign w:val="center"/>
            <w:tcPrChange w:id="537" w:author="胡 悦琳" w:date="2021-09-13T17:26:00Z">
              <w:tcPr>
                <w:tcW w:w="1694" w:type="pct"/>
                <w:tcBorders>
                  <w:top w:val="single" w:sz="6" w:space="0" w:color="000000"/>
                </w:tcBorders>
                <w:noWrap/>
                <w:tcMar>
                  <w:top w:w="15" w:type="dxa"/>
                  <w:left w:w="15" w:type="dxa"/>
                  <w:right w:w="15" w:type="dxa"/>
                </w:tcMar>
                <w:vAlign w:val="center"/>
              </w:tcPr>
            </w:tcPrChange>
          </w:tcPr>
          <w:p w14:paraId="6DD05D67" w14:textId="77777777" w:rsidR="00C64CD2" w:rsidRDefault="00C64CD2" w:rsidP="009A7E5F">
            <w:pPr>
              <w:spacing w:line="480" w:lineRule="auto"/>
              <w:ind w:firstLine="0"/>
              <w:jc w:val="center"/>
              <w:rPr>
                <w:kern w:val="0"/>
                <w:sz w:val="15"/>
                <w:szCs w:val="15"/>
              </w:rPr>
            </w:pPr>
            <w:ins w:id="538" w:author="胡 悦琳" w:date="2021-09-13T17:26:00Z">
              <w:r>
                <w:rPr>
                  <w:rFonts w:hint="eastAsia"/>
                  <w:kern w:val="0"/>
                  <w:sz w:val="15"/>
                  <w:szCs w:val="15"/>
                </w:rPr>
                <w:t>19</w:t>
              </w:r>
              <w:r>
                <w:rPr>
                  <w:rFonts w:hint="eastAsia"/>
                  <w:kern w:val="0"/>
                  <w:sz w:val="15"/>
                  <w:szCs w:val="15"/>
                </w:rPr>
                <w:t>°</w:t>
              </w:r>
              <w:r>
                <w:rPr>
                  <w:rFonts w:hint="eastAsia"/>
                  <w:kern w:val="0"/>
                  <w:sz w:val="15"/>
                  <w:szCs w:val="15"/>
                </w:rPr>
                <w:t>00'34.24</w:t>
              </w:r>
              <w:r>
                <w:rPr>
                  <w:rFonts w:hint="eastAsia"/>
                  <w:kern w:val="0"/>
                  <w:sz w:val="15"/>
                  <w:szCs w:val="15"/>
                </w:rPr>
                <w:t>″</w:t>
              </w:r>
            </w:ins>
            <w:del w:id="539" w:author="胡 悦琳" w:date="2021-09-13T17:26:00Z">
              <w:r w:rsidDel="000731AE">
                <w:rPr>
                  <w:rFonts w:hint="eastAsia"/>
                  <w:kern w:val="0"/>
                  <w:sz w:val="15"/>
                  <w:szCs w:val="15"/>
                </w:rPr>
                <w:delText>18</w:delText>
              </w:r>
              <w:r w:rsidDel="000731AE">
                <w:rPr>
                  <w:rFonts w:hint="eastAsia"/>
                  <w:kern w:val="0"/>
                  <w:sz w:val="15"/>
                  <w:szCs w:val="15"/>
                </w:rPr>
                <w:delText>°</w:delText>
              </w:r>
              <w:r w:rsidDel="000731AE">
                <w:rPr>
                  <w:rFonts w:hint="eastAsia"/>
                  <w:kern w:val="0"/>
                  <w:sz w:val="15"/>
                  <w:szCs w:val="15"/>
                </w:rPr>
                <w:delText>57'52.39</w:delText>
              </w:r>
              <w:r w:rsidDel="000731AE">
                <w:rPr>
                  <w:rFonts w:hint="eastAsia"/>
                  <w:kern w:val="0"/>
                  <w:sz w:val="15"/>
                  <w:szCs w:val="15"/>
                </w:rPr>
                <w:delText>″</w:delText>
              </w:r>
            </w:del>
          </w:p>
        </w:tc>
        <w:tc>
          <w:tcPr>
            <w:tcW w:w="1999" w:type="pct"/>
            <w:tcBorders>
              <w:top w:val="single" w:sz="6" w:space="0" w:color="000000"/>
              <w:left w:val="nil"/>
              <w:bottom w:val="nil"/>
              <w:right w:val="nil"/>
            </w:tcBorders>
            <w:noWrap/>
            <w:tcMar>
              <w:top w:w="15" w:type="dxa"/>
              <w:left w:w="15" w:type="dxa"/>
              <w:right w:w="15" w:type="dxa"/>
            </w:tcMar>
            <w:vAlign w:val="center"/>
            <w:tcPrChange w:id="540" w:author="胡 悦琳" w:date="2021-09-13T17:26:00Z">
              <w:tcPr>
                <w:tcW w:w="1813" w:type="pct"/>
                <w:tcBorders>
                  <w:top w:val="single" w:sz="6" w:space="0" w:color="000000"/>
                </w:tcBorders>
                <w:noWrap/>
                <w:tcMar>
                  <w:top w:w="15" w:type="dxa"/>
                  <w:left w:w="15" w:type="dxa"/>
                  <w:right w:w="15" w:type="dxa"/>
                </w:tcMar>
                <w:vAlign w:val="center"/>
              </w:tcPr>
            </w:tcPrChange>
          </w:tcPr>
          <w:p w14:paraId="6D9C2237" w14:textId="77777777" w:rsidR="00C64CD2" w:rsidRDefault="00C64CD2" w:rsidP="009A7E5F">
            <w:pPr>
              <w:spacing w:line="480" w:lineRule="auto"/>
              <w:ind w:firstLine="0"/>
              <w:jc w:val="center"/>
              <w:rPr>
                <w:kern w:val="0"/>
                <w:sz w:val="15"/>
                <w:szCs w:val="15"/>
              </w:rPr>
            </w:pPr>
            <w:ins w:id="541" w:author="胡 悦琳" w:date="2021-09-13T17:26:00Z">
              <w:r>
                <w:rPr>
                  <w:rFonts w:hint="eastAsia"/>
                  <w:kern w:val="0"/>
                  <w:sz w:val="15"/>
                  <w:szCs w:val="15"/>
                </w:rPr>
                <w:t>110</w:t>
              </w:r>
              <w:r>
                <w:rPr>
                  <w:rFonts w:hint="eastAsia"/>
                  <w:kern w:val="0"/>
                  <w:sz w:val="15"/>
                  <w:szCs w:val="15"/>
                </w:rPr>
                <w:t>°</w:t>
              </w:r>
              <w:r>
                <w:rPr>
                  <w:rFonts w:hint="eastAsia"/>
                  <w:kern w:val="0"/>
                  <w:sz w:val="15"/>
                  <w:szCs w:val="15"/>
                </w:rPr>
                <w:t>09'48.81</w:t>
              </w:r>
              <w:r>
                <w:rPr>
                  <w:rFonts w:hint="eastAsia"/>
                  <w:kern w:val="0"/>
                  <w:sz w:val="15"/>
                  <w:szCs w:val="15"/>
                </w:rPr>
                <w:t>″</w:t>
              </w:r>
            </w:ins>
            <w:del w:id="542" w:author="胡 悦琳" w:date="2021-09-13T17:26:00Z">
              <w:r w:rsidDel="000731AE">
                <w:rPr>
                  <w:rFonts w:hint="eastAsia"/>
                  <w:kern w:val="0"/>
                  <w:sz w:val="15"/>
                  <w:szCs w:val="15"/>
                </w:rPr>
                <w:delText>110</w:delText>
              </w:r>
              <w:r w:rsidDel="000731AE">
                <w:rPr>
                  <w:rFonts w:hint="eastAsia"/>
                  <w:kern w:val="0"/>
                  <w:sz w:val="15"/>
                  <w:szCs w:val="15"/>
                </w:rPr>
                <w:delText>°</w:delText>
              </w:r>
              <w:r w:rsidDel="000731AE">
                <w:rPr>
                  <w:rFonts w:hint="eastAsia"/>
                  <w:kern w:val="0"/>
                  <w:sz w:val="15"/>
                  <w:szCs w:val="15"/>
                </w:rPr>
                <w:delText>08'53.44</w:delText>
              </w:r>
              <w:r w:rsidDel="000731AE">
                <w:rPr>
                  <w:rFonts w:hint="eastAsia"/>
                  <w:kern w:val="0"/>
                  <w:sz w:val="15"/>
                  <w:szCs w:val="15"/>
                </w:rPr>
                <w:delText>″</w:delText>
              </w:r>
            </w:del>
          </w:p>
        </w:tc>
        <w:tc>
          <w:tcPr>
            <w:tcW w:w="800" w:type="pct"/>
            <w:tcBorders>
              <w:top w:val="single" w:sz="6" w:space="0" w:color="000000"/>
              <w:left w:val="nil"/>
              <w:bottom w:val="nil"/>
            </w:tcBorders>
            <w:noWrap/>
            <w:tcMar>
              <w:top w:w="15" w:type="dxa"/>
              <w:left w:w="15" w:type="dxa"/>
              <w:right w:w="15" w:type="dxa"/>
            </w:tcMar>
            <w:vAlign w:val="center"/>
            <w:tcPrChange w:id="543" w:author="胡 悦琳" w:date="2021-09-13T17:26:00Z">
              <w:tcPr>
                <w:tcW w:w="982" w:type="pct"/>
                <w:tcBorders>
                  <w:top w:val="single" w:sz="6" w:space="0" w:color="000000"/>
                </w:tcBorders>
                <w:noWrap/>
                <w:tcMar>
                  <w:top w:w="15" w:type="dxa"/>
                  <w:left w:w="15" w:type="dxa"/>
                  <w:right w:w="15" w:type="dxa"/>
                </w:tcMar>
                <w:vAlign w:val="center"/>
              </w:tcPr>
            </w:tcPrChange>
          </w:tcPr>
          <w:p w14:paraId="19D9841B" w14:textId="77777777" w:rsidR="00C64CD2" w:rsidRDefault="00C64CD2" w:rsidP="009A7E5F">
            <w:pPr>
              <w:spacing w:line="480" w:lineRule="auto"/>
              <w:ind w:firstLine="0"/>
              <w:jc w:val="center"/>
              <w:rPr>
                <w:kern w:val="0"/>
                <w:sz w:val="15"/>
                <w:szCs w:val="15"/>
              </w:rPr>
            </w:pPr>
            <w:ins w:id="544" w:author="胡 悦琳" w:date="2021-09-13T17:26:00Z">
              <w:r>
                <w:rPr>
                  <w:rFonts w:hint="eastAsia"/>
                  <w:kern w:val="0"/>
                  <w:sz w:val="15"/>
                  <w:szCs w:val="15"/>
                </w:rPr>
                <w:t>38.24</w:t>
              </w:r>
            </w:ins>
            <w:del w:id="545" w:author="胡 悦琳" w:date="2021-09-13T17:26:00Z">
              <w:r w:rsidDel="000731AE">
                <w:rPr>
                  <w:rFonts w:hint="eastAsia"/>
                  <w:kern w:val="0"/>
                  <w:sz w:val="15"/>
                  <w:szCs w:val="15"/>
                </w:rPr>
                <w:delText>11.58</w:delText>
              </w:r>
            </w:del>
          </w:p>
        </w:tc>
      </w:tr>
      <w:tr w:rsidR="00C64CD2" w14:paraId="70D12E58" w14:textId="77777777" w:rsidTr="009A7E5F">
        <w:trPr>
          <w:trHeight w:val="270"/>
          <w:trPrChange w:id="546" w:author="胡 悦琳" w:date="2021-09-13T17:26:00Z">
            <w:trPr>
              <w:trHeight w:val="270"/>
            </w:trPr>
          </w:trPrChange>
        </w:trPr>
        <w:tc>
          <w:tcPr>
            <w:tcW w:w="371" w:type="pct"/>
            <w:tcBorders>
              <w:top w:val="nil"/>
              <w:bottom w:val="nil"/>
              <w:right w:val="nil"/>
            </w:tcBorders>
            <w:noWrap/>
            <w:tcMar>
              <w:top w:w="15" w:type="dxa"/>
              <w:left w:w="15" w:type="dxa"/>
              <w:right w:w="15" w:type="dxa"/>
            </w:tcMar>
            <w:vAlign w:val="center"/>
            <w:tcPrChange w:id="547" w:author="胡 悦琳" w:date="2021-09-13T17:26:00Z">
              <w:tcPr>
                <w:tcW w:w="509" w:type="pct"/>
                <w:noWrap/>
                <w:tcMar>
                  <w:top w:w="15" w:type="dxa"/>
                  <w:left w:w="15" w:type="dxa"/>
                  <w:right w:w="15" w:type="dxa"/>
                </w:tcMar>
                <w:vAlign w:val="center"/>
              </w:tcPr>
            </w:tcPrChange>
          </w:tcPr>
          <w:p w14:paraId="4B64C1F3" w14:textId="77777777" w:rsidR="00C64CD2" w:rsidRDefault="00C64CD2" w:rsidP="009A7E5F">
            <w:pPr>
              <w:spacing w:line="480" w:lineRule="auto"/>
              <w:ind w:firstLine="0"/>
              <w:jc w:val="center"/>
              <w:rPr>
                <w:kern w:val="0"/>
                <w:sz w:val="15"/>
                <w:szCs w:val="15"/>
              </w:rPr>
            </w:pPr>
            <w:ins w:id="548" w:author="胡 悦琳" w:date="2021-09-13T17:27:00Z">
              <w:r>
                <w:rPr>
                  <w:rFonts w:hint="eastAsia"/>
                  <w:kern w:val="0"/>
                  <w:sz w:val="15"/>
                  <w:szCs w:val="15"/>
                </w:rPr>
                <w:t>10</w:t>
              </w:r>
            </w:ins>
            <w:del w:id="549" w:author="胡 悦琳" w:date="2021-09-13T17:27:00Z">
              <w:r w:rsidDel="00BD16AD">
                <w:rPr>
                  <w:rFonts w:hint="eastAsia"/>
                  <w:kern w:val="0"/>
                  <w:sz w:val="15"/>
                  <w:szCs w:val="15"/>
                </w:rPr>
                <w:delText>45</w:delText>
              </w:r>
            </w:del>
          </w:p>
        </w:tc>
        <w:tc>
          <w:tcPr>
            <w:tcW w:w="1830" w:type="pct"/>
            <w:tcBorders>
              <w:top w:val="nil"/>
              <w:left w:val="nil"/>
              <w:bottom w:val="nil"/>
              <w:right w:val="nil"/>
            </w:tcBorders>
            <w:noWrap/>
            <w:tcMar>
              <w:top w:w="15" w:type="dxa"/>
              <w:left w:w="15" w:type="dxa"/>
              <w:right w:w="15" w:type="dxa"/>
            </w:tcMar>
            <w:vAlign w:val="center"/>
            <w:tcPrChange w:id="550" w:author="胡 悦琳" w:date="2021-09-13T17:26:00Z">
              <w:tcPr>
                <w:tcW w:w="1694" w:type="pct"/>
                <w:noWrap/>
                <w:tcMar>
                  <w:top w:w="15" w:type="dxa"/>
                  <w:left w:w="15" w:type="dxa"/>
                  <w:right w:w="15" w:type="dxa"/>
                </w:tcMar>
                <w:vAlign w:val="center"/>
              </w:tcPr>
            </w:tcPrChange>
          </w:tcPr>
          <w:p w14:paraId="73716011" w14:textId="77777777" w:rsidR="00C64CD2" w:rsidRDefault="00C64CD2" w:rsidP="009A7E5F">
            <w:pPr>
              <w:spacing w:line="480" w:lineRule="auto"/>
              <w:ind w:firstLine="0"/>
              <w:jc w:val="center"/>
              <w:rPr>
                <w:kern w:val="0"/>
                <w:sz w:val="15"/>
                <w:szCs w:val="15"/>
              </w:rPr>
            </w:pPr>
            <w:ins w:id="551" w:author="胡 悦琳" w:date="2021-09-13T17:27:00Z">
              <w:r>
                <w:rPr>
                  <w:rFonts w:hint="eastAsia"/>
                  <w:kern w:val="0"/>
                  <w:sz w:val="15"/>
                  <w:szCs w:val="15"/>
                </w:rPr>
                <w:t>18</w:t>
              </w:r>
              <w:r>
                <w:rPr>
                  <w:rFonts w:hint="eastAsia"/>
                  <w:kern w:val="0"/>
                  <w:sz w:val="15"/>
                  <w:szCs w:val="15"/>
                </w:rPr>
                <w:t>°</w:t>
              </w:r>
              <w:r>
                <w:rPr>
                  <w:rFonts w:hint="eastAsia"/>
                  <w:kern w:val="0"/>
                  <w:sz w:val="15"/>
                  <w:szCs w:val="15"/>
                </w:rPr>
                <w:t>59'59.21</w:t>
              </w:r>
              <w:r>
                <w:rPr>
                  <w:rFonts w:hint="eastAsia"/>
                  <w:kern w:val="0"/>
                  <w:sz w:val="15"/>
                  <w:szCs w:val="15"/>
                </w:rPr>
                <w:t>″</w:t>
              </w:r>
            </w:ins>
            <w:del w:id="552" w:author="胡 悦琳" w:date="2021-09-13T17:27:00Z">
              <w:r w:rsidDel="00BD16AD">
                <w:rPr>
                  <w:rFonts w:hint="eastAsia"/>
                  <w:kern w:val="0"/>
                  <w:sz w:val="15"/>
                  <w:szCs w:val="15"/>
                </w:rPr>
                <w:delText>18</w:delText>
              </w:r>
              <w:r w:rsidDel="00BD16AD">
                <w:rPr>
                  <w:rFonts w:hint="eastAsia"/>
                  <w:kern w:val="0"/>
                  <w:sz w:val="15"/>
                  <w:szCs w:val="15"/>
                </w:rPr>
                <w:delText>°</w:delText>
              </w:r>
              <w:r w:rsidDel="00BD16AD">
                <w:rPr>
                  <w:rFonts w:hint="eastAsia"/>
                  <w:kern w:val="0"/>
                  <w:sz w:val="15"/>
                  <w:szCs w:val="15"/>
                </w:rPr>
                <w:delText>57'45.27</w:delText>
              </w:r>
              <w:r w:rsidDel="00BD16AD">
                <w:rPr>
                  <w:rFonts w:hint="eastAsia"/>
                  <w:kern w:val="0"/>
                  <w:sz w:val="15"/>
                  <w:szCs w:val="15"/>
                </w:rPr>
                <w:delText>″</w:delText>
              </w:r>
            </w:del>
          </w:p>
        </w:tc>
        <w:tc>
          <w:tcPr>
            <w:tcW w:w="1999" w:type="pct"/>
            <w:tcBorders>
              <w:top w:val="nil"/>
              <w:left w:val="nil"/>
              <w:bottom w:val="nil"/>
              <w:right w:val="nil"/>
            </w:tcBorders>
            <w:noWrap/>
            <w:tcMar>
              <w:top w:w="15" w:type="dxa"/>
              <w:left w:w="15" w:type="dxa"/>
              <w:right w:w="15" w:type="dxa"/>
            </w:tcMar>
            <w:vAlign w:val="center"/>
            <w:tcPrChange w:id="553" w:author="胡 悦琳" w:date="2021-09-13T17:26:00Z">
              <w:tcPr>
                <w:tcW w:w="1813" w:type="pct"/>
                <w:noWrap/>
                <w:tcMar>
                  <w:top w:w="15" w:type="dxa"/>
                  <w:left w:w="15" w:type="dxa"/>
                  <w:right w:w="15" w:type="dxa"/>
                </w:tcMar>
                <w:vAlign w:val="center"/>
              </w:tcPr>
            </w:tcPrChange>
          </w:tcPr>
          <w:p w14:paraId="5F7F4F61" w14:textId="77777777" w:rsidR="00C64CD2" w:rsidRDefault="00C64CD2" w:rsidP="009A7E5F">
            <w:pPr>
              <w:spacing w:line="480" w:lineRule="auto"/>
              <w:ind w:firstLine="0"/>
              <w:jc w:val="center"/>
              <w:rPr>
                <w:kern w:val="0"/>
                <w:sz w:val="15"/>
                <w:szCs w:val="15"/>
              </w:rPr>
            </w:pPr>
            <w:ins w:id="554" w:author="胡 悦琳" w:date="2021-09-13T17:27:00Z">
              <w:r>
                <w:rPr>
                  <w:rFonts w:hint="eastAsia"/>
                  <w:kern w:val="0"/>
                  <w:sz w:val="15"/>
                  <w:szCs w:val="15"/>
                </w:rPr>
                <w:t>110</w:t>
              </w:r>
              <w:r>
                <w:rPr>
                  <w:rFonts w:hint="eastAsia"/>
                  <w:kern w:val="0"/>
                  <w:sz w:val="15"/>
                  <w:szCs w:val="15"/>
                </w:rPr>
                <w:t>°</w:t>
              </w:r>
              <w:r>
                <w:rPr>
                  <w:rFonts w:hint="eastAsia"/>
                  <w:kern w:val="0"/>
                  <w:sz w:val="15"/>
                  <w:szCs w:val="15"/>
                </w:rPr>
                <w:t>11'16.54</w:t>
              </w:r>
              <w:r>
                <w:rPr>
                  <w:rFonts w:hint="eastAsia"/>
                  <w:kern w:val="0"/>
                  <w:sz w:val="15"/>
                  <w:szCs w:val="15"/>
                </w:rPr>
                <w:t>″</w:t>
              </w:r>
            </w:ins>
            <w:del w:id="555" w:author="胡 悦琳" w:date="2021-09-13T17:27:00Z">
              <w:r w:rsidDel="00BD16AD">
                <w:rPr>
                  <w:rFonts w:hint="eastAsia"/>
                  <w:kern w:val="0"/>
                  <w:sz w:val="15"/>
                  <w:szCs w:val="15"/>
                </w:rPr>
                <w:delText>110</w:delText>
              </w:r>
              <w:r w:rsidDel="00BD16AD">
                <w:rPr>
                  <w:rFonts w:hint="eastAsia"/>
                  <w:kern w:val="0"/>
                  <w:sz w:val="15"/>
                  <w:szCs w:val="15"/>
                </w:rPr>
                <w:delText>°</w:delText>
              </w:r>
              <w:r w:rsidDel="00BD16AD">
                <w:rPr>
                  <w:rFonts w:hint="eastAsia"/>
                  <w:kern w:val="0"/>
                  <w:sz w:val="15"/>
                  <w:szCs w:val="15"/>
                </w:rPr>
                <w:delText>08'51.91</w:delText>
              </w:r>
              <w:r w:rsidDel="00BD16AD">
                <w:rPr>
                  <w:rFonts w:hint="eastAsia"/>
                  <w:kern w:val="0"/>
                  <w:sz w:val="15"/>
                  <w:szCs w:val="15"/>
                </w:rPr>
                <w:delText>″</w:delText>
              </w:r>
            </w:del>
          </w:p>
        </w:tc>
        <w:tc>
          <w:tcPr>
            <w:tcW w:w="800" w:type="pct"/>
            <w:tcBorders>
              <w:top w:val="nil"/>
              <w:left w:val="nil"/>
              <w:bottom w:val="nil"/>
            </w:tcBorders>
            <w:noWrap/>
            <w:tcMar>
              <w:top w:w="15" w:type="dxa"/>
              <w:left w:w="15" w:type="dxa"/>
              <w:right w:w="15" w:type="dxa"/>
            </w:tcMar>
            <w:vAlign w:val="center"/>
            <w:tcPrChange w:id="556" w:author="胡 悦琳" w:date="2021-09-13T17:26:00Z">
              <w:tcPr>
                <w:tcW w:w="982" w:type="pct"/>
                <w:noWrap/>
                <w:tcMar>
                  <w:top w:w="15" w:type="dxa"/>
                  <w:left w:w="15" w:type="dxa"/>
                  <w:right w:w="15" w:type="dxa"/>
                </w:tcMar>
                <w:vAlign w:val="center"/>
              </w:tcPr>
            </w:tcPrChange>
          </w:tcPr>
          <w:p w14:paraId="321528F6" w14:textId="77777777" w:rsidR="00C64CD2" w:rsidRDefault="00C64CD2" w:rsidP="009A7E5F">
            <w:pPr>
              <w:spacing w:line="480" w:lineRule="auto"/>
              <w:ind w:firstLine="0"/>
              <w:jc w:val="center"/>
              <w:rPr>
                <w:kern w:val="0"/>
                <w:sz w:val="15"/>
                <w:szCs w:val="15"/>
              </w:rPr>
            </w:pPr>
            <w:ins w:id="557" w:author="胡 悦琳" w:date="2021-09-13T17:27:00Z">
              <w:r>
                <w:rPr>
                  <w:rFonts w:hint="eastAsia"/>
                  <w:kern w:val="0"/>
                  <w:sz w:val="15"/>
                  <w:szCs w:val="15"/>
                </w:rPr>
                <w:t>42.25</w:t>
              </w:r>
            </w:ins>
            <w:del w:id="558" w:author="胡 悦琳" w:date="2021-09-13T17:27:00Z">
              <w:r w:rsidDel="00BD16AD">
                <w:rPr>
                  <w:rFonts w:hint="eastAsia"/>
                  <w:kern w:val="0"/>
                  <w:sz w:val="15"/>
                  <w:szCs w:val="15"/>
                </w:rPr>
                <w:delText>13.98</w:delText>
              </w:r>
            </w:del>
          </w:p>
        </w:tc>
      </w:tr>
      <w:tr w:rsidR="00C64CD2" w14:paraId="45EFE753" w14:textId="77777777" w:rsidTr="009A7E5F">
        <w:trPr>
          <w:trHeight w:val="270"/>
          <w:trPrChange w:id="559" w:author="胡 悦琳" w:date="2021-09-13T17:26:00Z">
            <w:trPr>
              <w:trHeight w:val="270"/>
            </w:trPr>
          </w:trPrChange>
        </w:trPr>
        <w:tc>
          <w:tcPr>
            <w:tcW w:w="371" w:type="pct"/>
            <w:tcBorders>
              <w:top w:val="nil"/>
              <w:bottom w:val="nil"/>
              <w:right w:val="nil"/>
            </w:tcBorders>
            <w:noWrap/>
            <w:tcMar>
              <w:top w:w="15" w:type="dxa"/>
              <w:left w:w="15" w:type="dxa"/>
              <w:right w:w="15" w:type="dxa"/>
            </w:tcMar>
            <w:vAlign w:val="center"/>
            <w:tcPrChange w:id="560" w:author="胡 悦琳" w:date="2021-09-13T17:26:00Z">
              <w:tcPr>
                <w:tcW w:w="509" w:type="pct"/>
                <w:noWrap/>
                <w:tcMar>
                  <w:top w:w="15" w:type="dxa"/>
                  <w:left w:w="15" w:type="dxa"/>
                  <w:right w:w="15" w:type="dxa"/>
                </w:tcMar>
                <w:vAlign w:val="center"/>
              </w:tcPr>
            </w:tcPrChange>
          </w:tcPr>
          <w:p w14:paraId="23EBE307" w14:textId="77777777" w:rsidR="00C64CD2" w:rsidRDefault="00C64CD2" w:rsidP="009A7E5F">
            <w:pPr>
              <w:spacing w:line="480" w:lineRule="auto"/>
              <w:ind w:firstLine="0"/>
              <w:jc w:val="center"/>
              <w:rPr>
                <w:kern w:val="0"/>
                <w:sz w:val="15"/>
                <w:szCs w:val="15"/>
              </w:rPr>
            </w:pPr>
            <w:ins w:id="561" w:author="胡 悦琳" w:date="2021-09-13T17:27:00Z">
              <w:r>
                <w:rPr>
                  <w:rFonts w:hint="eastAsia"/>
                  <w:kern w:val="0"/>
                  <w:sz w:val="15"/>
                  <w:szCs w:val="15"/>
                </w:rPr>
                <w:t>12</w:t>
              </w:r>
            </w:ins>
            <w:del w:id="562" w:author="胡 悦琳" w:date="2021-09-13T17:27:00Z">
              <w:r w:rsidDel="003C49DD">
                <w:rPr>
                  <w:rFonts w:hint="eastAsia"/>
                  <w:kern w:val="0"/>
                  <w:sz w:val="15"/>
                  <w:szCs w:val="15"/>
                </w:rPr>
                <w:delText>42</w:delText>
              </w:r>
            </w:del>
          </w:p>
        </w:tc>
        <w:tc>
          <w:tcPr>
            <w:tcW w:w="1830" w:type="pct"/>
            <w:tcBorders>
              <w:top w:val="nil"/>
              <w:left w:val="nil"/>
              <w:bottom w:val="nil"/>
              <w:right w:val="nil"/>
            </w:tcBorders>
            <w:noWrap/>
            <w:tcMar>
              <w:top w:w="15" w:type="dxa"/>
              <w:left w:w="15" w:type="dxa"/>
              <w:right w:w="15" w:type="dxa"/>
            </w:tcMar>
            <w:vAlign w:val="center"/>
            <w:tcPrChange w:id="563" w:author="胡 悦琳" w:date="2021-09-13T17:26:00Z">
              <w:tcPr>
                <w:tcW w:w="1694" w:type="pct"/>
                <w:noWrap/>
                <w:tcMar>
                  <w:top w:w="15" w:type="dxa"/>
                  <w:left w:w="15" w:type="dxa"/>
                  <w:right w:w="15" w:type="dxa"/>
                </w:tcMar>
                <w:vAlign w:val="center"/>
              </w:tcPr>
            </w:tcPrChange>
          </w:tcPr>
          <w:p w14:paraId="2B713D2A" w14:textId="77777777" w:rsidR="00C64CD2" w:rsidRDefault="00C64CD2" w:rsidP="009A7E5F">
            <w:pPr>
              <w:spacing w:line="480" w:lineRule="auto"/>
              <w:ind w:firstLine="0"/>
              <w:jc w:val="center"/>
              <w:rPr>
                <w:kern w:val="0"/>
                <w:sz w:val="15"/>
                <w:szCs w:val="15"/>
              </w:rPr>
            </w:pPr>
            <w:ins w:id="564" w:author="胡 悦琳" w:date="2021-09-13T17:27:00Z">
              <w:r>
                <w:rPr>
                  <w:rFonts w:hint="eastAsia"/>
                  <w:kern w:val="0"/>
                  <w:sz w:val="15"/>
                  <w:szCs w:val="15"/>
                </w:rPr>
                <w:t>19</w:t>
              </w:r>
              <w:r>
                <w:rPr>
                  <w:rFonts w:hint="eastAsia"/>
                  <w:kern w:val="0"/>
                  <w:sz w:val="15"/>
                  <w:szCs w:val="15"/>
                </w:rPr>
                <w:t>°</w:t>
              </w:r>
              <w:r>
                <w:rPr>
                  <w:rFonts w:hint="eastAsia"/>
                  <w:kern w:val="0"/>
                  <w:sz w:val="15"/>
                  <w:szCs w:val="15"/>
                </w:rPr>
                <w:t>00'26.11</w:t>
              </w:r>
              <w:r>
                <w:rPr>
                  <w:rFonts w:hint="eastAsia"/>
                  <w:kern w:val="0"/>
                  <w:sz w:val="15"/>
                  <w:szCs w:val="15"/>
                </w:rPr>
                <w:t>″</w:t>
              </w:r>
            </w:ins>
            <w:del w:id="565" w:author="胡 悦琳" w:date="2021-09-13T17:27:00Z">
              <w:r w:rsidDel="003C49DD">
                <w:rPr>
                  <w:rFonts w:hint="eastAsia"/>
                  <w:kern w:val="0"/>
                  <w:sz w:val="15"/>
                  <w:szCs w:val="15"/>
                </w:rPr>
                <w:delText>18</w:delText>
              </w:r>
              <w:r w:rsidDel="003C49DD">
                <w:rPr>
                  <w:rFonts w:hint="eastAsia"/>
                  <w:kern w:val="0"/>
                  <w:sz w:val="15"/>
                  <w:szCs w:val="15"/>
                </w:rPr>
                <w:delText>°</w:delText>
              </w:r>
              <w:r w:rsidDel="003C49DD">
                <w:rPr>
                  <w:rFonts w:hint="eastAsia"/>
                  <w:kern w:val="0"/>
                  <w:sz w:val="15"/>
                  <w:szCs w:val="15"/>
                </w:rPr>
                <w:delText>57'58.72</w:delText>
              </w:r>
              <w:r w:rsidDel="003C49DD">
                <w:rPr>
                  <w:rFonts w:hint="eastAsia"/>
                  <w:kern w:val="0"/>
                  <w:sz w:val="15"/>
                  <w:szCs w:val="15"/>
                </w:rPr>
                <w:delText>″</w:delText>
              </w:r>
            </w:del>
          </w:p>
        </w:tc>
        <w:tc>
          <w:tcPr>
            <w:tcW w:w="1999" w:type="pct"/>
            <w:tcBorders>
              <w:top w:val="nil"/>
              <w:left w:val="nil"/>
              <w:bottom w:val="nil"/>
              <w:right w:val="nil"/>
            </w:tcBorders>
            <w:noWrap/>
            <w:tcMar>
              <w:top w:w="15" w:type="dxa"/>
              <w:left w:w="15" w:type="dxa"/>
              <w:right w:w="15" w:type="dxa"/>
            </w:tcMar>
            <w:vAlign w:val="center"/>
            <w:tcPrChange w:id="566" w:author="胡 悦琳" w:date="2021-09-13T17:26:00Z">
              <w:tcPr>
                <w:tcW w:w="1813" w:type="pct"/>
                <w:noWrap/>
                <w:tcMar>
                  <w:top w:w="15" w:type="dxa"/>
                  <w:left w:w="15" w:type="dxa"/>
                  <w:right w:w="15" w:type="dxa"/>
                </w:tcMar>
                <w:vAlign w:val="center"/>
              </w:tcPr>
            </w:tcPrChange>
          </w:tcPr>
          <w:p w14:paraId="324441E2" w14:textId="77777777" w:rsidR="00C64CD2" w:rsidRDefault="00C64CD2" w:rsidP="009A7E5F">
            <w:pPr>
              <w:spacing w:line="480" w:lineRule="auto"/>
              <w:ind w:firstLine="0"/>
              <w:jc w:val="center"/>
              <w:rPr>
                <w:kern w:val="0"/>
                <w:sz w:val="15"/>
                <w:szCs w:val="15"/>
              </w:rPr>
            </w:pPr>
            <w:ins w:id="567" w:author="胡 悦琳" w:date="2021-09-13T17:27:00Z">
              <w:r>
                <w:rPr>
                  <w:rFonts w:hint="eastAsia"/>
                  <w:kern w:val="0"/>
                  <w:sz w:val="15"/>
                  <w:szCs w:val="15"/>
                </w:rPr>
                <w:t>110</w:t>
              </w:r>
              <w:r>
                <w:rPr>
                  <w:rFonts w:hint="eastAsia"/>
                  <w:kern w:val="0"/>
                  <w:sz w:val="15"/>
                  <w:szCs w:val="15"/>
                </w:rPr>
                <w:t>°</w:t>
              </w:r>
              <w:r>
                <w:rPr>
                  <w:rFonts w:hint="eastAsia"/>
                  <w:kern w:val="0"/>
                  <w:sz w:val="15"/>
                  <w:szCs w:val="15"/>
                </w:rPr>
                <w:t>11'07.51</w:t>
              </w:r>
              <w:r>
                <w:rPr>
                  <w:rFonts w:hint="eastAsia"/>
                  <w:kern w:val="0"/>
                  <w:sz w:val="15"/>
                  <w:szCs w:val="15"/>
                </w:rPr>
                <w:t>″</w:t>
              </w:r>
            </w:ins>
            <w:del w:id="568" w:author="胡 悦琳" w:date="2021-09-13T17:27:00Z">
              <w:r w:rsidDel="003C49DD">
                <w:rPr>
                  <w:rFonts w:hint="eastAsia"/>
                  <w:kern w:val="0"/>
                  <w:sz w:val="15"/>
                  <w:szCs w:val="15"/>
                </w:rPr>
                <w:delText>110</w:delText>
              </w:r>
              <w:r w:rsidDel="003C49DD">
                <w:rPr>
                  <w:rFonts w:hint="eastAsia"/>
                  <w:kern w:val="0"/>
                  <w:sz w:val="15"/>
                  <w:szCs w:val="15"/>
                </w:rPr>
                <w:delText>°</w:delText>
              </w:r>
              <w:r w:rsidDel="003C49DD">
                <w:rPr>
                  <w:rFonts w:hint="eastAsia"/>
                  <w:kern w:val="0"/>
                  <w:sz w:val="15"/>
                  <w:szCs w:val="15"/>
                </w:rPr>
                <w:delText>08'52.74</w:delText>
              </w:r>
              <w:r w:rsidDel="003C49DD">
                <w:rPr>
                  <w:rFonts w:hint="eastAsia"/>
                  <w:kern w:val="0"/>
                  <w:sz w:val="15"/>
                  <w:szCs w:val="15"/>
                </w:rPr>
                <w:delText>″</w:delText>
              </w:r>
            </w:del>
          </w:p>
        </w:tc>
        <w:tc>
          <w:tcPr>
            <w:tcW w:w="800" w:type="pct"/>
            <w:tcBorders>
              <w:top w:val="nil"/>
              <w:left w:val="nil"/>
              <w:bottom w:val="nil"/>
            </w:tcBorders>
            <w:noWrap/>
            <w:tcMar>
              <w:top w:w="15" w:type="dxa"/>
              <w:left w:w="15" w:type="dxa"/>
              <w:right w:w="15" w:type="dxa"/>
            </w:tcMar>
            <w:vAlign w:val="center"/>
            <w:tcPrChange w:id="569" w:author="胡 悦琳" w:date="2021-09-13T17:26:00Z">
              <w:tcPr>
                <w:tcW w:w="982" w:type="pct"/>
                <w:noWrap/>
                <w:tcMar>
                  <w:top w:w="15" w:type="dxa"/>
                  <w:left w:w="15" w:type="dxa"/>
                  <w:right w:w="15" w:type="dxa"/>
                </w:tcMar>
                <w:vAlign w:val="center"/>
              </w:tcPr>
            </w:tcPrChange>
          </w:tcPr>
          <w:p w14:paraId="7FA05BD5" w14:textId="77777777" w:rsidR="00C64CD2" w:rsidRDefault="00C64CD2" w:rsidP="009A7E5F">
            <w:pPr>
              <w:spacing w:line="480" w:lineRule="auto"/>
              <w:ind w:firstLine="0"/>
              <w:jc w:val="center"/>
              <w:rPr>
                <w:kern w:val="0"/>
                <w:sz w:val="15"/>
                <w:szCs w:val="15"/>
              </w:rPr>
            </w:pPr>
            <w:ins w:id="570" w:author="胡 悦琳" w:date="2021-09-13T17:27:00Z">
              <w:r>
                <w:rPr>
                  <w:rFonts w:hint="eastAsia"/>
                  <w:kern w:val="0"/>
                  <w:sz w:val="15"/>
                  <w:szCs w:val="15"/>
                </w:rPr>
                <w:t>43.57</w:t>
              </w:r>
            </w:ins>
            <w:del w:id="571" w:author="胡 悦琳" w:date="2021-09-13T17:27:00Z">
              <w:r w:rsidDel="003C49DD">
                <w:rPr>
                  <w:rFonts w:hint="eastAsia"/>
                  <w:kern w:val="0"/>
                  <w:sz w:val="15"/>
                  <w:szCs w:val="15"/>
                </w:rPr>
                <w:delText>17.2</w:delText>
              </w:r>
            </w:del>
          </w:p>
        </w:tc>
      </w:tr>
      <w:tr w:rsidR="00C64CD2" w14:paraId="5D6AE0BA" w14:textId="77777777" w:rsidTr="009A7E5F">
        <w:trPr>
          <w:trHeight w:val="270"/>
          <w:trPrChange w:id="572" w:author="胡 悦琳" w:date="2021-09-13T17:26:00Z">
            <w:trPr>
              <w:trHeight w:val="270"/>
            </w:trPr>
          </w:trPrChange>
        </w:trPr>
        <w:tc>
          <w:tcPr>
            <w:tcW w:w="371" w:type="pct"/>
            <w:tcBorders>
              <w:top w:val="nil"/>
              <w:bottom w:val="nil"/>
              <w:right w:val="nil"/>
            </w:tcBorders>
            <w:noWrap/>
            <w:tcMar>
              <w:top w:w="15" w:type="dxa"/>
              <w:left w:w="15" w:type="dxa"/>
              <w:right w:w="15" w:type="dxa"/>
            </w:tcMar>
            <w:vAlign w:val="center"/>
            <w:tcPrChange w:id="573" w:author="胡 悦琳" w:date="2021-09-13T17:26:00Z">
              <w:tcPr>
                <w:tcW w:w="509" w:type="pct"/>
                <w:noWrap/>
                <w:tcMar>
                  <w:top w:w="15" w:type="dxa"/>
                  <w:left w:w="15" w:type="dxa"/>
                  <w:right w:w="15" w:type="dxa"/>
                </w:tcMar>
                <w:vAlign w:val="center"/>
              </w:tcPr>
            </w:tcPrChange>
          </w:tcPr>
          <w:p w14:paraId="1F8A3931" w14:textId="77777777" w:rsidR="00C64CD2" w:rsidRDefault="00C64CD2" w:rsidP="009A7E5F">
            <w:pPr>
              <w:spacing w:line="480" w:lineRule="auto"/>
              <w:ind w:firstLine="0"/>
              <w:jc w:val="center"/>
              <w:rPr>
                <w:kern w:val="0"/>
                <w:sz w:val="15"/>
                <w:szCs w:val="15"/>
              </w:rPr>
            </w:pPr>
            <w:ins w:id="574" w:author="胡 悦琳" w:date="2021-09-13T17:27:00Z">
              <w:r>
                <w:rPr>
                  <w:rFonts w:hint="eastAsia"/>
                  <w:kern w:val="0"/>
                  <w:sz w:val="15"/>
                  <w:szCs w:val="15"/>
                </w:rPr>
                <w:t>13</w:t>
              </w:r>
            </w:ins>
            <w:del w:id="575" w:author="胡 悦琳" w:date="2021-09-13T17:27:00Z">
              <w:r w:rsidDel="00845888">
                <w:rPr>
                  <w:rFonts w:hint="eastAsia"/>
                  <w:kern w:val="0"/>
                  <w:sz w:val="15"/>
                  <w:szCs w:val="15"/>
                </w:rPr>
                <w:delText>41</w:delText>
              </w:r>
            </w:del>
          </w:p>
        </w:tc>
        <w:tc>
          <w:tcPr>
            <w:tcW w:w="1830" w:type="pct"/>
            <w:tcBorders>
              <w:top w:val="nil"/>
              <w:left w:val="nil"/>
              <w:bottom w:val="nil"/>
              <w:right w:val="nil"/>
            </w:tcBorders>
            <w:noWrap/>
            <w:tcMar>
              <w:top w:w="15" w:type="dxa"/>
              <w:left w:w="15" w:type="dxa"/>
              <w:right w:w="15" w:type="dxa"/>
            </w:tcMar>
            <w:vAlign w:val="center"/>
            <w:tcPrChange w:id="576" w:author="胡 悦琳" w:date="2021-09-13T17:26:00Z">
              <w:tcPr>
                <w:tcW w:w="1694" w:type="pct"/>
                <w:noWrap/>
                <w:tcMar>
                  <w:top w:w="15" w:type="dxa"/>
                  <w:left w:w="15" w:type="dxa"/>
                  <w:right w:w="15" w:type="dxa"/>
                </w:tcMar>
                <w:vAlign w:val="center"/>
              </w:tcPr>
            </w:tcPrChange>
          </w:tcPr>
          <w:p w14:paraId="14C0BEB5" w14:textId="77777777" w:rsidR="00C64CD2" w:rsidRDefault="00C64CD2" w:rsidP="009A7E5F">
            <w:pPr>
              <w:spacing w:line="480" w:lineRule="auto"/>
              <w:ind w:firstLine="0"/>
              <w:jc w:val="center"/>
              <w:rPr>
                <w:kern w:val="0"/>
                <w:sz w:val="15"/>
                <w:szCs w:val="15"/>
              </w:rPr>
            </w:pPr>
            <w:ins w:id="577" w:author="胡 悦琳" w:date="2021-09-13T17:27:00Z">
              <w:r>
                <w:rPr>
                  <w:rFonts w:hint="eastAsia"/>
                  <w:kern w:val="0"/>
                  <w:sz w:val="15"/>
                  <w:szCs w:val="15"/>
                </w:rPr>
                <w:t>19</w:t>
              </w:r>
              <w:r>
                <w:rPr>
                  <w:rFonts w:hint="eastAsia"/>
                  <w:kern w:val="0"/>
                  <w:sz w:val="15"/>
                  <w:szCs w:val="15"/>
                </w:rPr>
                <w:t>°</w:t>
              </w:r>
              <w:r>
                <w:rPr>
                  <w:rFonts w:hint="eastAsia"/>
                  <w:kern w:val="0"/>
                  <w:sz w:val="15"/>
                  <w:szCs w:val="15"/>
                </w:rPr>
                <w:t>00'52.14</w:t>
              </w:r>
              <w:r>
                <w:rPr>
                  <w:rFonts w:hint="eastAsia"/>
                  <w:kern w:val="0"/>
                  <w:sz w:val="15"/>
                  <w:szCs w:val="15"/>
                </w:rPr>
                <w:t>″</w:t>
              </w:r>
            </w:ins>
            <w:del w:id="578" w:author="胡 悦琳" w:date="2021-09-13T17:27:00Z">
              <w:r w:rsidDel="00845888">
                <w:rPr>
                  <w:rFonts w:hint="eastAsia"/>
                  <w:kern w:val="0"/>
                  <w:sz w:val="15"/>
                  <w:szCs w:val="15"/>
                </w:rPr>
                <w:delText>18</w:delText>
              </w:r>
              <w:r w:rsidDel="00845888">
                <w:rPr>
                  <w:rFonts w:hint="eastAsia"/>
                  <w:kern w:val="0"/>
                  <w:sz w:val="15"/>
                  <w:szCs w:val="15"/>
                </w:rPr>
                <w:delText>°</w:delText>
              </w:r>
              <w:r w:rsidDel="00845888">
                <w:rPr>
                  <w:rFonts w:hint="eastAsia"/>
                  <w:kern w:val="0"/>
                  <w:sz w:val="15"/>
                  <w:szCs w:val="15"/>
                </w:rPr>
                <w:delText>58'06.75</w:delText>
              </w:r>
              <w:r w:rsidDel="00845888">
                <w:rPr>
                  <w:rFonts w:hint="eastAsia"/>
                  <w:kern w:val="0"/>
                  <w:sz w:val="15"/>
                  <w:szCs w:val="15"/>
                </w:rPr>
                <w:delText>″</w:delText>
              </w:r>
            </w:del>
          </w:p>
        </w:tc>
        <w:tc>
          <w:tcPr>
            <w:tcW w:w="1999" w:type="pct"/>
            <w:tcBorders>
              <w:top w:val="nil"/>
              <w:left w:val="nil"/>
              <w:bottom w:val="nil"/>
              <w:right w:val="nil"/>
            </w:tcBorders>
            <w:noWrap/>
            <w:tcMar>
              <w:top w:w="15" w:type="dxa"/>
              <w:left w:w="15" w:type="dxa"/>
              <w:right w:w="15" w:type="dxa"/>
            </w:tcMar>
            <w:vAlign w:val="center"/>
            <w:tcPrChange w:id="579" w:author="胡 悦琳" w:date="2021-09-13T17:26:00Z">
              <w:tcPr>
                <w:tcW w:w="1813" w:type="pct"/>
                <w:noWrap/>
                <w:tcMar>
                  <w:top w:w="15" w:type="dxa"/>
                  <w:left w:w="15" w:type="dxa"/>
                  <w:right w:w="15" w:type="dxa"/>
                </w:tcMar>
                <w:vAlign w:val="center"/>
              </w:tcPr>
            </w:tcPrChange>
          </w:tcPr>
          <w:p w14:paraId="4160D82E" w14:textId="77777777" w:rsidR="00C64CD2" w:rsidRDefault="00C64CD2" w:rsidP="009A7E5F">
            <w:pPr>
              <w:spacing w:line="480" w:lineRule="auto"/>
              <w:ind w:firstLine="0"/>
              <w:jc w:val="center"/>
              <w:rPr>
                <w:kern w:val="0"/>
                <w:sz w:val="15"/>
                <w:szCs w:val="15"/>
              </w:rPr>
            </w:pPr>
            <w:ins w:id="580" w:author="胡 悦琳" w:date="2021-09-13T17:27:00Z">
              <w:r>
                <w:rPr>
                  <w:rFonts w:hint="eastAsia"/>
                  <w:kern w:val="0"/>
                  <w:sz w:val="15"/>
                  <w:szCs w:val="15"/>
                </w:rPr>
                <w:t>110</w:t>
              </w:r>
              <w:r>
                <w:rPr>
                  <w:rFonts w:hint="eastAsia"/>
                  <w:kern w:val="0"/>
                  <w:sz w:val="15"/>
                  <w:szCs w:val="15"/>
                </w:rPr>
                <w:t>°</w:t>
              </w:r>
              <w:r>
                <w:rPr>
                  <w:rFonts w:hint="eastAsia"/>
                  <w:kern w:val="0"/>
                  <w:sz w:val="15"/>
                  <w:szCs w:val="15"/>
                </w:rPr>
                <w:t>11'13.40</w:t>
              </w:r>
              <w:r>
                <w:rPr>
                  <w:rFonts w:hint="eastAsia"/>
                  <w:kern w:val="0"/>
                  <w:sz w:val="15"/>
                  <w:szCs w:val="15"/>
                </w:rPr>
                <w:t>″</w:t>
              </w:r>
            </w:ins>
            <w:del w:id="581" w:author="胡 悦琳" w:date="2021-09-13T17:27:00Z">
              <w:r w:rsidDel="00845888">
                <w:rPr>
                  <w:rFonts w:hint="eastAsia"/>
                  <w:kern w:val="0"/>
                  <w:sz w:val="15"/>
                  <w:szCs w:val="15"/>
                </w:rPr>
                <w:delText>110</w:delText>
              </w:r>
              <w:r w:rsidDel="00845888">
                <w:rPr>
                  <w:rFonts w:hint="eastAsia"/>
                  <w:kern w:val="0"/>
                  <w:sz w:val="15"/>
                  <w:szCs w:val="15"/>
                </w:rPr>
                <w:delText>°</w:delText>
              </w:r>
              <w:r w:rsidDel="00845888">
                <w:rPr>
                  <w:rFonts w:hint="eastAsia"/>
                  <w:kern w:val="0"/>
                  <w:sz w:val="15"/>
                  <w:szCs w:val="15"/>
                </w:rPr>
                <w:delText>08'58.10</w:delText>
              </w:r>
              <w:r w:rsidDel="00845888">
                <w:rPr>
                  <w:rFonts w:hint="eastAsia"/>
                  <w:kern w:val="0"/>
                  <w:sz w:val="15"/>
                  <w:szCs w:val="15"/>
                </w:rPr>
                <w:delText>″</w:delText>
              </w:r>
            </w:del>
          </w:p>
        </w:tc>
        <w:tc>
          <w:tcPr>
            <w:tcW w:w="800" w:type="pct"/>
            <w:tcBorders>
              <w:top w:val="nil"/>
              <w:left w:val="nil"/>
              <w:bottom w:val="nil"/>
            </w:tcBorders>
            <w:noWrap/>
            <w:tcMar>
              <w:top w:w="15" w:type="dxa"/>
              <w:left w:w="15" w:type="dxa"/>
              <w:right w:w="15" w:type="dxa"/>
            </w:tcMar>
            <w:vAlign w:val="center"/>
            <w:tcPrChange w:id="582" w:author="胡 悦琳" w:date="2021-09-13T17:26:00Z">
              <w:tcPr>
                <w:tcW w:w="982" w:type="pct"/>
                <w:noWrap/>
                <w:tcMar>
                  <w:top w:w="15" w:type="dxa"/>
                  <w:left w:w="15" w:type="dxa"/>
                  <w:right w:w="15" w:type="dxa"/>
                </w:tcMar>
                <w:vAlign w:val="center"/>
              </w:tcPr>
            </w:tcPrChange>
          </w:tcPr>
          <w:p w14:paraId="3B523FEB" w14:textId="77777777" w:rsidR="00C64CD2" w:rsidRDefault="00C64CD2" w:rsidP="009A7E5F">
            <w:pPr>
              <w:spacing w:line="480" w:lineRule="auto"/>
              <w:ind w:firstLine="0"/>
              <w:jc w:val="center"/>
              <w:rPr>
                <w:kern w:val="0"/>
                <w:sz w:val="15"/>
                <w:szCs w:val="15"/>
              </w:rPr>
            </w:pPr>
            <w:ins w:id="583" w:author="胡 悦琳" w:date="2021-09-13T17:27:00Z">
              <w:r>
                <w:rPr>
                  <w:rFonts w:hint="eastAsia"/>
                  <w:kern w:val="0"/>
                  <w:sz w:val="15"/>
                  <w:szCs w:val="15"/>
                </w:rPr>
                <w:t>45.91</w:t>
              </w:r>
            </w:ins>
            <w:del w:id="584" w:author="胡 悦琳" w:date="2021-09-13T17:27:00Z">
              <w:r w:rsidDel="00845888">
                <w:rPr>
                  <w:rFonts w:hint="eastAsia"/>
                  <w:kern w:val="0"/>
                  <w:sz w:val="15"/>
                  <w:szCs w:val="15"/>
                </w:rPr>
                <w:delText>20.12</w:delText>
              </w:r>
            </w:del>
          </w:p>
        </w:tc>
      </w:tr>
      <w:tr w:rsidR="00C64CD2" w14:paraId="0F8FBF53" w14:textId="77777777" w:rsidTr="009A7E5F">
        <w:trPr>
          <w:trHeight w:val="270"/>
          <w:trPrChange w:id="585" w:author="胡 悦琳" w:date="2021-09-13T17:26:00Z">
            <w:trPr>
              <w:trHeight w:val="270"/>
            </w:trPr>
          </w:trPrChange>
        </w:trPr>
        <w:tc>
          <w:tcPr>
            <w:tcW w:w="371" w:type="pct"/>
            <w:tcBorders>
              <w:top w:val="nil"/>
              <w:bottom w:val="nil"/>
              <w:right w:val="nil"/>
            </w:tcBorders>
            <w:noWrap/>
            <w:tcMar>
              <w:top w:w="15" w:type="dxa"/>
              <w:left w:w="15" w:type="dxa"/>
              <w:right w:w="15" w:type="dxa"/>
            </w:tcMar>
            <w:vAlign w:val="center"/>
            <w:tcPrChange w:id="586" w:author="胡 悦琳" w:date="2021-09-13T17:26:00Z">
              <w:tcPr>
                <w:tcW w:w="509" w:type="pct"/>
                <w:noWrap/>
                <w:tcMar>
                  <w:top w:w="15" w:type="dxa"/>
                  <w:left w:w="15" w:type="dxa"/>
                  <w:right w:w="15" w:type="dxa"/>
                </w:tcMar>
                <w:vAlign w:val="center"/>
              </w:tcPr>
            </w:tcPrChange>
          </w:tcPr>
          <w:p w14:paraId="683C2EE9" w14:textId="77777777" w:rsidR="00C64CD2" w:rsidRDefault="00C64CD2" w:rsidP="009A7E5F">
            <w:pPr>
              <w:spacing w:line="480" w:lineRule="auto"/>
              <w:ind w:firstLine="0"/>
              <w:jc w:val="center"/>
              <w:rPr>
                <w:kern w:val="0"/>
                <w:sz w:val="15"/>
                <w:szCs w:val="15"/>
              </w:rPr>
            </w:pPr>
            <w:ins w:id="587" w:author="胡 悦琳" w:date="2021-09-13T17:27:00Z">
              <w:r>
                <w:rPr>
                  <w:rFonts w:hint="eastAsia"/>
                  <w:kern w:val="0"/>
                  <w:sz w:val="15"/>
                  <w:szCs w:val="15"/>
                </w:rPr>
                <w:t>23</w:t>
              </w:r>
            </w:ins>
            <w:del w:id="588" w:author="胡 悦琳" w:date="2021-09-13T17:27:00Z">
              <w:r w:rsidDel="0054253D">
                <w:rPr>
                  <w:rFonts w:hint="eastAsia"/>
                  <w:kern w:val="0"/>
                  <w:sz w:val="15"/>
                  <w:szCs w:val="15"/>
                </w:rPr>
                <w:delText>31</w:delText>
              </w:r>
            </w:del>
          </w:p>
        </w:tc>
        <w:tc>
          <w:tcPr>
            <w:tcW w:w="1830" w:type="pct"/>
            <w:tcBorders>
              <w:top w:val="nil"/>
              <w:left w:val="nil"/>
              <w:bottom w:val="nil"/>
              <w:right w:val="nil"/>
            </w:tcBorders>
            <w:noWrap/>
            <w:tcMar>
              <w:top w:w="15" w:type="dxa"/>
              <w:left w:w="15" w:type="dxa"/>
              <w:right w:w="15" w:type="dxa"/>
            </w:tcMar>
            <w:vAlign w:val="center"/>
            <w:tcPrChange w:id="589" w:author="胡 悦琳" w:date="2021-09-13T17:26:00Z">
              <w:tcPr>
                <w:tcW w:w="1694" w:type="pct"/>
                <w:noWrap/>
                <w:tcMar>
                  <w:top w:w="15" w:type="dxa"/>
                  <w:left w:w="15" w:type="dxa"/>
                  <w:right w:w="15" w:type="dxa"/>
                </w:tcMar>
                <w:vAlign w:val="center"/>
              </w:tcPr>
            </w:tcPrChange>
          </w:tcPr>
          <w:p w14:paraId="67E09DB3" w14:textId="77777777" w:rsidR="00C64CD2" w:rsidRDefault="00C64CD2" w:rsidP="009A7E5F">
            <w:pPr>
              <w:spacing w:line="480" w:lineRule="auto"/>
              <w:ind w:firstLine="0"/>
              <w:jc w:val="center"/>
              <w:rPr>
                <w:kern w:val="0"/>
                <w:sz w:val="15"/>
                <w:szCs w:val="15"/>
              </w:rPr>
            </w:pPr>
            <w:ins w:id="590" w:author="胡 悦琳" w:date="2021-09-13T17:27:00Z">
              <w:r>
                <w:rPr>
                  <w:rFonts w:hint="eastAsia"/>
                  <w:kern w:val="0"/>
                  <w:sz w:val="15"/>
                  <w:szCs w:val="15"/>
                </w:rPr>
                <w:t>19</w:t>
              </w:r>
              <w:r>
                <w:rPr>
                  <w:rFonts w:hint="eastAsia"/>
                  <w:kern w:val="0"/>
                  <w:sz w:val="15"/>
                  <w:szCs w:val="15"/>
                </w:rPr>
                <w:t>°</w:t>
              </w:r>
              <w:r>
                <w:rPr>
                  <w:rFonts w:hint="eastAsia"/>
                  <w:kern w:val="0"/>
                  <w:sz w:val="15"/>
                  <w:szCs w:val="15"/>
                </w:rPr>
                <w:t>00'09.38</w:t>
              </w:r>
              <w:r>
                <w:rPr>
                  <w:rFonts w:hint="eastAsia"/>
                  <w:kern w:val="0"/>
                  <w:sz w:val="15"/>
                  <w:szCs w:val="15"/>
                </w:rPr>
                <w:t>″</w:t>
              </w:r>
            </w:ins>
            <w:del w:id="591" w:author="胡 悦琳" w:date="2021-09-13T17:27:00Z">
              <w:r w:rsidDel="0054253D">
                <w:rPr>
                  <w:rFonts w:hint="eastAsia"/>
                  <w:kern w:val="0"/>
                  <w:sz w:val="15"/>
                  <w:szCs w:val="15"/>
                </w:rPr>
                <w:delText>18</w:delText>
              </w:r>
              <w:r w:rsidDel="0054253D">
                <w:rPr>
                  <w:rFonts w:hint="eastAsia"/>
                  <w:kern w:val="0"/>
                  <w:sz w:val="15"/>
                  <w:szCs w:val="15"/>
                </w:rPr>
                <w:delText>°</w:delText>
              </w:r>
              <w:r w:rsidDel="0054253D">
                <w:rPr>
                  <w:rFonts w:hint="eastAsia"/>
                  <w:kern w:val="0"/>
                  <w:sz w:val="15"/>
                  <w:szCs w:val="15"/>
                </w:rPr>
                <w:delText>59'18.30</w:delText>
              </w:r>
              <w:r w:rsidDel="0054253D">
                <w:rPr>
                  <w:rFonts w:hint="eastAsia"/>
                  <w:kern w:val="0"/>
                  <w:sz w:val="15"/>
                  <w:szCs w:val="15"/>
                </w:rPr>
                <w:delText>″</w:delText>
              </w:r>
            </w:del>
          </w:p>
        </w:tc>
        <w:tc>
          <w:tcPr>
            <w:tcW w:w="1999" w:type="pct"/>
            <w:tcBorders>
              <w:top w:val="nil"/>
              <w:left w:val="nil"/>
              <w:bottom w:val="nil"/>
              <w:right w:val="nil"/>
            </w:tcBorders>
            <w:noWrap/>
            <w:tcMar>
              <w:top w:w="15" w:type="dxa"/>
              <w:left w:w="15" w:type="dxa"/>
              <w:right w:w="15" w:type="dxa"/>
            </w:tcMar>
            <w:vAlign w:val="center"/>
            <w:tcPrChange w:id="592" w:author="胡 悦琳" w:date="2021-09-13T17:26:00Z">
              <w:tcPr>
                <w:tcW w:w="1813" w:type="pct"/>
                <w:noWrap/>
                <w:tcMar>
                  <w:top w:w="15" w:type="dxa"/>
                  <w:left w:w="15" w:type="dxa"/>
                  <w:right w:w="15" w:type="dxa"/>
                </w:tcMar>
                <w:vAlign w:val="center"/>
              </w:tcPr>
            </w:tcPrChange>
          </w:tcPr>
          <w:p w14:paraId="2F0EBBF0" w14:textId="77777777" w:rsidR="00C64CD2" w:rsidRDefault="00C64CD2" w:rsidP="009A7E5F">
            <w:pPr>
              <w:spacing w:line="480" w:lineRule="auto"/>
              <w:ind w:firstLine="0"/>
              <w:jc w:val="center"/>
              <w:rPr>
                <w:kern w:val="0"/>
                <w:sz w:val="15"/>
                <w:szCs w:val="15"/>
              </w:rPr>
            </w:pPr>
            <w:ins w:id="593" w:author="胡 悦琳" w:date="2021-09-13T17:27:00Z">
              <w:r>
                <w:rPr>
                  <w:rFonts w:hint="eastAsia"/>
                  <w:kern w:val="0"/>
                  <w:sz w:val="15"/>
                  <w:szCs w:val="15"/>
                </w:rPr>
                <w:t>110</w:t>
              </w:r>
              <w:r>
                <w:rPr>
                  <w:rFonts w:hint="eastAsia"/>
                  <w:kern w:val="0"/>
                  <w:sz w:val="15"/>
                  <w:szCs w:val="15"/>
                </w:rPr>
                <w:t>°</w:t>
              </w:r>
              <w:r>
                <w:rPr>
                  <w:rFonts w:hint="eastAsia"/>
                  <w:kern w:val="0"/>
                  <w:sz w:val="15"/>
                  <w:szCs w:val="15"/>
                </w:rPr>
                <w:t>09'14.51</w:t>
              </w:r>
              <w:r>
                <w:rPr>
                  <w:rFonts w:hint="eastAsia"/>
                  <w:kern w:val="0"/>
                  <w:sz w:val="15"/>
                  <w:szCs w:val="15"/>
                </w:rPr>
                <w:t>″</w:t>
              </w:r>
            </w:ins>
            <w:del w:id="594" w:author="胡 悦琳" w:date="2021-09-13T17:27:00Z">
              <w:r w:rsidDel="0054253D">
                <w:rPr>
                  <w:rFonts w:hint="eastAsia"/>
                  <w:kern w:val="0"/>
                  <w:sz w:val="15"/>
                  <w:szCs w:val="15"/>
                </w:rPr>
                <w:delText>110</w:delText>
              </w:r>
              <w:r w:rsidDel="0054253D">
                <w:rPr>
                  <w:rFonts w:hint="eastAsia"/>
                  <w:kern w:val="0"/>
                  <w:sz w:val="15"/>
                  <w:szCs w:val="15"/>
                </w:rPr>
                <w:delText>°</w:delText>
              </w:r>
              <w:r w:rsidDel="0054253D">
                <w:rPr>
                  <w:rFonts w:hint="eastAsia"/>
                  <w:kern w:val="0"/>
                  <w:sz w:val="15"/>
                  <w:szCs w:val="15"/>
                </w:rPr>
                <w:delText>08'46.48</w:delText>
              </w:r>
              <w:r w:rsidDel="0054253D">
                <w:rPr>
                  <w:rFonts w:hint="eastAsia"/>
                  <w:kern w:val="0"/>
                  <w:sz w:val="15"/>
                  <w:szCs w:val="15"/>
                </w:rPr>
                <w:delText>″</w:delText>
              </w:r>
            </w:del>
          </w:p>
        </w:tc>
        <w:tc>
          <w:tcPr>
            <w:tcW w:w="800" w:type="pct"/>
            <w:tcBorders>
              <w:top w:val="nil"/>
              <w:left w:val="nil"/>
              <w:bottom w:val="nil"/>
            </w:tcBorders>
            <w:noWrap/>
            <w:tcMar>
              <w:top w:w="15" w:type="dxa"/>
              <w:left w:w="15" w:type="dxa"/>
              <w:right w:w="15" w:type="dxa"/>
            </w:tcMar>
            <w:vAlign w:val="center"/>
            <w:tcPrChange w:id="595" w:author="胡 悦琳" w:date="2021-09-13T17:26:00Z">
              <w:tcPr>
                <w:tcW w:w="982" w:type="pct"/>
                <w:noWrap/>
                <w:tcMar>
                  <w:top w:w="15" w:type="dxa"/>
                  <w:left w:w="15" w:type="dxa"/>
                  <w:right w:w="15" w:type="dxa"/>
                </w:tcMar>
                <w:vAlign w:val="center"/>
              </w:tcPr>
            </w:tcPrChange>
          </w:tcPr>
          <w:p w14:paraId="634CACD8" w14:textId="77777777" w:rsidR="00C64CD2" w:rsidRDefault="00C64CD2" w:rsidP="009A7E5F">
            <w:pPr>
              <w:spacing w:line="480" w:lineRule="auto"/>
              <w:ind w:firstLine="0"/>
              <w:jc w:val="center"/>
              <w:rPr>
                <w:kern w:val="0"/>
                <w:sz w:val="15"/>
                <w:szCs w:val="15"/>
              </w:rPr>
            </w:pPr>
            <w:ins w:id="596" w:author="胡 悦琳" w:date="2021-09-13T17:27:00Z">
              <w:r>
                <w:rPr>
                  <w:rFonts w:hint="eastAsia"/>
                  <w:kern w:val="0"/>
                  <w:sz w:val="15"/>
                  <w:szCs w:val="15"/>
                </w:rPr>
                <w:t>34.43</w:t>
              </w:r>
            </w:ins>
            <w:del w:id="597" w:author="胡 悦琳" w:date="2021-09-13T17:27:00Z">
              <w:r w:rsidDel="0054253D">
                <w:rPr>
                  <w:rFonts w:hint="eastAsia"/>
                  <w:kern w:val="0"/>
                  <w:sz w:val="15"/>
                  <w:szCs w:val="15"/>
                </w:rPr>
                <w:delText>23.16</w:delText>
              </w:r>
            </w:del>
          </w:p>
        </w:tc>
      </w:tr>
      <w:tr w:rsidR="00C64CD2" w14:paraId="7D3A5162" w14:textId="77777777" w:rsidTr="009A7E5F">
        <w:trPr>
          <w:trHeight w:val="270"/>
          <w:trPrChange w:id="598" w:author="胡 悦琳" w:date="2021-09-13T17:26:00Z">
            <w:trPr>
              <w:trHeight w:val="270"/>
            </w:trPr>
          </w:trPrChange>
        </w:trPr>
        <w:tc>
          <w:tcPr>
            <w:tcW w:w="371" w:type="pct"/>
            <w:tcBorders>
              <w:top w:val="nil"/>
              <w:bottom w:val="nil"/>
              <w:right w:val="nil"/>
            </w:tcBorders>
            <w:noWrap/>
            <w:tcMar>
              <w:top w:w="15" w:type="dxa"/>
              <w:left w:w="15" w:type="dxa"/>
              <w:right w:w="15" w:type="dxa"/>
            </w:tcMar>
            <w:vAlign w:val="center"/>
            <w:tcPrChange w:id="599" w:author="胡 悦琳" w:date="2021-09-13T17:26:00Z">
              <w:tcPr>
                <w:tcW w:w="509" w:type="pct"/>
                <w:noWrap/>
                <w:tcMar>
                  <w:top w:w="15" w:type="dxa"/>
                  <w:left w:w="15" w:type="dxa"/>
                  <w:right w:w="15" w:type="dxa"/>
                </w:tcMar>
                <w:vAlign w:val="center"/>
              </w:tcPr>
            </w:tcPrChange>
          </w:tcPr>
          <w:p w14:paraId="18AB995D" w14:textId="77777777" w:rsidR="00C64CD2" w:rsidRDefault="00C64CD2" w:rsidP="009A7E5F">
            <w:pPr>
              <w:spacing w:line="480" w:lineRule="auto"/>
              <w:ind w:firstLine="0"/>
              <w:jc w:val="center"/>
              <w:rPr>
                <w:kern w:val="0"/>
                <w:sz w:val="15"/>
                <w:szCs w:val="15"/>
              </w:rPr>
            </w:pPr>
            <w:ins w:id="600" w:author="胡 悦琳" w:date="2021-09-13T17:28:00Z">
              <w:r>
                <w:rPr>
                  <w:rFonts w:hint="eastAsia"/>
                  <w:kern w:val="0"/>
                  <w:sz w:val="15"/>
                  <w:szCs w:val="15"/>
                </w:rPr>
                <w:t>27</w:t>
              </w:r>
            </w:ins>
            <w:del w:id="601" w:author="胡 悦琳" w:date="2021-09-13T17:28:00Z">
              <w:r w:rsidDel="00082D6E">
                <w:rPr>
                  <w:rFonts w:hint="eastAsia"/>
                  <w:kern w:val="0"/>
                  <w:sz w:val="15"/>
                  <w:szCs w:val="15"/>
                </w:rPr>
                <w:delText>50</w:delText>
              </w:r>
            </w:del>
          </w:p>
        </w:tc>
        <w:tc>
          <w:tcPr>
            <w:tcW w:w="1830" w:type="pct"/>
            <w:tcBorders>
              <w:top w:val="nil"/>
              <w:left w:val="nil"/>
              <w:bottom w:val="nil"/>
              <w:right w:val="nil"/>
            </w:tcBorders>
            <w:noWrap/>
            <w:tcMar>
              <w:top w:w="15" w:type="dxa"/>
              <w:left w:w="15" w:type="dxa"/>
              <w:right w:w="15" w:type="dxa"/>
            </w:tcMar>
            <w:vAlign w:val="center"/>
            <w:tcPrChange w:id="602" w:author="胡 悦琳" w:date="2021-09-13T17:26:00Z">
              <w:tcPr>
                <w:tcW w:w="1694" w:type="pct"/>
                <w:noWrap/>
                <w:tcMar>
                  <w:top w:w="15" w:type="dxa"/>
                  <w:left w:w="15" w:type="dxa"/>
                  <w:right w:w="15" w:type="dxa"/>
                </w:tcMar>
                <w:vAlign w:val="center"/>
              </w:tcPr>
            </w:tcPrChange>
          </w:tcPr>
          <w:p w14:paraId="0A273FD5" w14:textId="77777777" w:rsidR="00C64CD2" w:rsidRDefault="00C64CD2" w:rsidP="009A7E5F">
            <w:pPr>
              <w:spacing w:line="480" w:lineRule="auto"/>
              <w:ind w:firstLine="0"/>
              <w:jc w:val="center"/>
              <w:rPr>
                <w:kern w:val="0"/>
                <w:sz w:val="15"/>
                <w:szCs w:val="15"/>
              </w:rPr>
            </w:pPr>
            <w:ins w:id="603" w:author="胡 悦琳" w:date="2021-09-13T17:28:00Z">
              <w:r>
                <w:rPr>
                  <w:rFonts w:hint="eastAsia"/>
                  <w:kern w:val="0"/>
                  <w:sz w:val="15"/>
                  <w:szCs w:val="15"/>
                </w:rPr>
                <w:t>18</w:t>
              </w:r>
              <w:r>
                <w:rPr>
                  <w:rFonts w:hint="eastAsia"/>
                  <w:kern w:val="0"/>
                  <w:sz w:val="15"/>
                  <w:szCs w:val="15"/>
                </w:rPr>
                <w:t>°</w:t>
              </w:r>
              <w:r>
                <w:rPr>
                  <w:rFonts w:hint="eastAsia"/>
                  <w:kern w:val="0"/>
                  <w:sz w:val="15"/>
                  <w:szCs w:val="15"/>
                </w:rPr>
                <w:t>59'47.30</w:t>
              </w:r>
              <w:r>
                <w:rPr>
                  <w:rFonts w:hint="eastAsia"/>
                  <w:kern w:val="0"/>
                  <w:sz w:val="15"/>
                  <w:szCs w:val="15"/>
                </w:rPr>
                <w:t>″</w:t>
              </w:r>
            </w:ins>
            <w:del w:id="604" w:author="胡 悦琳" w:date="2021-09-13T17:28:00Z">
              <w:r w:rsidDel="00082D6E">
                <w:rPr>
                  <w:rFonts w:hint="eastAsia"/>
                  <w:kern w:val="0"/>
                  <w:sz w:val="15"/>
                  <w:szCs w:val="15"/>
                </w:rPr>
                <w:delText>18</w:delText>
              </w:r>
              <w:r w:rsidDel="00082D6E">
                <w:rPr>
                  <w:rFonts w:hint="eastAsia"/>
                  <w:kern w:val="0"/>
                  <w:sz w:val="15"/>
                  <w:szCs w:val="15"/>
                </w:rPr>
                <w:delText>°</w:delText>
              </w:r>
              <w:r w:rsidDel="00082D6E">
                <w:rPr>
                  <w:rFonts w:hint="eastAsia"/>
                  <w:kern w:val="0"/>
                  <w:sz w:val="15"/>
                  <w:szCs w:val="15"/>
                </w:rPr>
                <w:delText>59'06.54</w:delText>
              </w:r>
              <w:r w:rsidDel="00082D6E">
                <w:rPr>
                  <w:rFonts w:hint="eastAsia"/>
                  <w:kern w:val="0"/>
                  <w:sz w:val="15"/>
                  <w:szCs w:val="15"/>
                </w:rPr>
                <w:delText>″</w:delText>
              </w:r>
            </w:del>
          </w:p>
        </w:tc>
        <w:tc>
          <w:tcPr>
            <w:tcW w:w="1999" w:type="pct"/>
            <w:tcBorders>
              <w:top w:val="nil"/>
              <w:left w:val="nil"/>
              <w:bottom w:val="nil"/>
              <w:right w:val="nil"/>
            </w:tcBorders>
            <w:noWrap/>
            <w:tcMar>
              <w:top w:w="15" w:type="dxa"/>
              <w:left w:w="15" w:type="dxa"/>
              <w:right w:w="15" w:type="dxa"/>
            </w:tcMar>
            <w:vAlign w:val="center"/>
            <w:tcPrChange w:id="605" w:author="胡 悦琳" w:date="2021-09-13T17:26:00Z">
              <w:tcPr>
                <w:tcW w:w="1813" w:type="pct"/>
                <w:noWrap/>
                <w:tcMar>
                  <w:top w:w="15" w:type="dxa"/>
                  <w:left w:w="15" w:type="dxa"/>
                  <w:right w:w="15" w:type="dxa"/>
                </w:tcMar>
                <w:vAlign w:val="center"/>
              </w:tcPr>
            </w:tcPrChange>
          </w:tcPr>
          <w:p w14:paraId="1EC886F4" w14:textId="77777777" w:rsidR="00C64CD2" w:rsidRDefault="00C64CD2" w:rsidP="009A7E5F">
            <w:pPr>
              <w:spacing w:line="480" w:lineRule="auto"/>
              <w:ind w:firstLine="0"/>
              <w:jc w:val="center"/>
              <w:rPr>
                <w:kern w:val="0"/>
                <w:sz w:val="15"/>
                <w:szCs w:val="15"/>
              </w:rPr>
            </w:pPr>
            <w:ins w:id="606" w:author="胡 悦琳" w:date="2021-09-13T17:28:00Z">
              <w:r>
                <w:rPr>
                  <w:rFonts w:hint="eastAsia"/>
                  <w:kern w:val="0"/>
                  <w:sz w:val="15"/>
                  <w:szCs w:val="15"/>
                </w:rPr>
                <w:t>110</w:t>
              </w:r>
              <w:r>
                <w:rPr>
                  <w:rFonts w:hint="eastAsia"/>
                  <w:kern w:val="0"/>
                  <w:sz w:val="15"/>
                  <w:szCs w:val="15"/>
                </w:rPr>
                <w:t>°</w:t>
              </w:r>
              <w:r>
                <w:rPr>
                  <w:rFonts w:hint="eastAsia"/>
                  <w:kern w:val="0"/>
                  <w:sz w:val="15"/>
                  <w:szCs w:val="15"/>
                </w:rPr>
                <w:t>09'06.56</w:t>
              </w:r>
              <w:r>
                <w:rPr>
                  <w:rFonts w:hint="eastAsia"/>
                  <w:kern w:val="0"/>
                  <w:sz w:val="15"/>
                  <w:szCs w:val="15"/>
                </w:rPr>
                <w:t>″</w:t>
              </w:r>
            </w:ins>
            <w:del w:id="607" w:author="胡 悦琳" w:date="2021-09-13T17:28:00Z">
              <w:r w:rsidDel="00082D6E">
                <w:rPr>
                  <w:rFonts w:hint="eastAsia"/>
                  <w:kern w:val="0"/>
                  <w:sz w:val="15"/>
                  <w:szCs w:val="15"/>
                </w:rPr>
                <w:delText>110</w:delText>
              </w:r>
              <w:r w:rsidDel="00082D6E">
                <w:rPr>
                  <w:rFonts w:hint="eastAsia"/>
                  <w:kern w:val="0"/>
                  <w:sz w:val="15"/>
                  <w:szCs w:val="15"/>
                </w:rPr>
                <w:delText>°</w:delText>
              </w:r>
              <w:r w:rsidDel="00082D6E">
                <w:rPr>
                  <w:rFonts w:hint="eastAsia"/>
                  <w:kern w:val="0"/>
                  <w:sz w:val="15"/>
                  <w:szCs w:val="15"/>
                </w:rPr>
                <w:delText>08'31.71</w:delText>
              </w:r>
              <w:r w:rsidDel="00082D6E">
                <w:rPr>
                  <w:rFonts w:hint="eastAsia"/>
                  <w:kern w:val="0"/>
                  <w:sz w:val="15"/>
                  <w:szCs w:val="15"/>
                </w:rPr>
                <w:delText>″</w:delText>
              </w:r>
            </w:del>
          </w:p>
        </w:tc>
        <w:tc>
          <w:tcPr>
            <w:tcW w:w="800" w:type="pct"/>
            <w:tcBorders>
              <w:top w:val="nil"/>
              <w:left w:val="nil"/>
              <w:bottom w:val="nil"/>
            </w:tcBorders>
            <w:noWrap/>
            <w:tcMar>
              <w:top w:w="15" w:type="dxa"/>
              <w:left w:w="15" w:type="dxa"/>
              <w:right w:w="15" w:type="dxa"/>
            </w:tcMar>
            <w:vAlign w:val="center"/>
            <w:tcPrChange w:id="608" w:author="胡 悦琳" w:date="2021-09-13T17:26:00Z">
              <w:tcPr>
                <w:tcW w:w="982" w:type="pct"/>
                <w:noWrap/>
                <w:tcMar>
                  <w:top w:w="15" w:type="dxa"/>
                  <w:left w:w="15" w:type="dxa"/>
                  <w:right w:w="15" w:type="dxa"/>
                </w:tcMar>
                <w:vAlign w:val="center"/>
              </w:tcPr>
            </w:tcPrChange>
          </w:tcPr>
          <w:p w14:paraId="0DEDF771" w14:textId="77777777" w:rsidR="00C64CD2" w:rsidRDefault="00C64CD2" w:rsidP="009A7E5F">
            <w:pPr>
              <w:spacing w:line="480" w:lineRule="auto"/>
              <w:ind w:firstLine="0"/>
              <w:jc w:val="center"/>
              <w:rPr>
                <w:kern w:val="0"/>
                <w:sz w:val="15"/>
                <w:szCs w:val="15"/>
              </w:rPr>
            </w:pPr>
            <w:ins w:id="609" w:author="胡 悦琳" w:date="2021-09-13T17:28:00Z">
              <w:r>
                <w:rPr>
                  <w:rFonts w:hint="eastAsia"/>
                  <w:kern w:val="0"/>
                  <w:sz w:val="15"/>
                  <w:szCs w:val="15"/>
                </w:rPr>
                <w:t>29.31</w:t>
              </w:r>
            </w:ins>
            <w:del w:id="610" w:author="胡 悦琳" w:date="2021-09-13T17:28:00Z">
              <w:r w:rsidDel="00082D6E">
                <w:rPr>
                  <w:rFonts w:hint="eastAsia"/>
                  <w:kern w:val="0"/>
                  <w:sz w:val="15"/>
                  <w:szCs w:val="15"/>
                </w:rPr>
                <w:delText>25.88</w:delText>
              </w:r>
            </w:del>
          </w:p>
        </w:tc>
      </w:tr>
      <w:tr w:rsidR="00C64CD2" w14:paraId="311F5825" w14:textId="77777777" w:rsidTr="009A7E5F">
        <w:trPr>
          <w:trHeight w:val="270"/>
          <w:trPrChange w:id="611" w:author="胡 悦琳" w:date="2021-09-13T17:26:00Z">
            <w:trPr>
              <w:trHeight w:val="270"/>
            </w:trPr>
          </w:trPrChange>
        </w:trPr>
        <w:tc>
          <w:tcPr>
            <w:tcW w:w="371" w:type="pct"/>
            <w:tcBorders>
              <w:top w:val="nil"/>
              <w:bottom w:val="nil"/>
              <w:right w:val="nil"/>
            </w:tcBorders>
            <w:noWrap/>
            <w:tcMar>
              <w:top w:w="15" w:type="dxa"/>
              <w:left w:w="15" w:type="dxa"/>
              <w:right w:w="15" w:type="dxa"/>
            </w:tcMar>
            <w:vAlign w:val="center"/>
            <w:tcPrChange w:id="612" w:author="胡 悦琳" w:date="2021-09-13T17:26:00Z">
              <w:tcPr>
                <w:tcW w:w="509" w:type="pct"/>
                <w:noWrap/>
                <w:tcMar>
                  <w:top w:w="15" w:type="dxa"/>
                  <w:left w:w="15" w:type="dxa"/>
                  <w:right w:w="15" w:type="dxa"/>
                </w:tcMar>
                <w:vAlign w:val="center"/>
              </w:tcPr>
            </w:tcPrChange>
          </w:tcPr>
          <w:p w14:paraId="41512AAA" w14:textId="77777777" w:rsidR="00C64CD2" w:rsidRDefault="00C64CD2" w:rsidP="009A7E5F">
            <w:pPr>
              <w:spacing w:line="480" w:lineRule="auto"/>
              <w:ind w:firstLine="0"/>
              <w:jc w:val="center"/>
              <w:rPr>
                <w:kern w:val="0"/>
                <w:sz w:val="15"/>
                <w:szCs w:val="15"/>
              </w:rPr>
            </w:pPr>
            <w:ins w:id="613" w:author="胡 悦琳" w:date="2021-09-13T17:28:00Z">
              <w:r>
                <w:rPr>
                  <w:rFonts w:hint="eastAsia"/>
                  <w:kern w:val="0"/>
                  <w:sz w:val="15"/>
                  <w:szCs w:val="15"/>
                </w:rPr>
                <w:t>31</w:t>
              </w:r>
            </w:ins>
            <w:del w:id="614" w:author="胡 悦琳" w:date="2021-09-13T17:28:00Z">
              <w:r w:rsidDel="0067450C">
                <w:rPr>
                  <w:rFonts w:hint="eastAsia"/>
                  <w:kern w:val="0"/>
                  <w:sz w:val="15"/>
                  <w:szCs w:val="15"/>
                </w:rPr>
                <w:delText>27</w:delText>
              </w:r>
            </w:del>
          </w:p>
        </w:tc>
        <w:tc>
          <w:tcPr>
            <w:tcW w:w="1830" w:type="pct"/>
            <w:tcBorders>
              <w:top w:val="nil"/>
              <w:left w:val="nil"/>
              <w:bottom w:val="nil"/>
              <w:right w:val="nil"/>
            </w:tcBorders>
            <w:noWrap/>
            <w:tcMar>
              <w:top w:w="15" w:type="dxa"/>
              <w:left w:w="15" w:type="dxa"/>
              <w:right w:w="15" w:type="dxa"/>
            </w:tcMar>
            <w:vAlign w:val="center"/>
            <w:tcPrChange w:id="615" w:author="胡 悦琳" w:date="2021-09-13T17:26:00Z">
              <w:tcPr>
                <w:tcW w:w="1694" w:type="pct"/>
                <w:noWrap/>
                <w:tcMar>
                  <w:top w:w="15" w:type="dxa"/>
                  <w:left w:w="15" w:type="dxa"/>
                  <w:right w:w="15" w:type="dxa"/>
                </w:tcMar>
                <w:vAlign w:val="center"/>
              </w:tcPr>
            </w:tcPrChange>
          </w:tcPr>
          <w:p w14:paraId="61DEA495" w14:textId="77777777" w:rsidR="00C64CD2" w:rsidRDefault="00C64CD2" w:rsidP="009A7E5F">
            <w:pPr>
              <w:spacing w:line="480" w:lineRule="auto"/>
              <w:ind w:firstLine="0"/>
              <w:jc w:val="center"/>
              <w:rPr>
                <w:kern w:val="0"/>
                <w:sz w:val="15"/>
                <w:szCs w:val="15"/>
              </w:rPr>
            </w:pPr>
            <w:ins w:id="616" w:author="胡 悦琳" w:date="2021-09-13T17:28:00Z">
              <w:r>
                <w:rPr>
                  <w:rFonts w:hint="eastAsia"/>
                  <w:kern w:val="0"/>
                  <w:sz w:val="15"/>
                  <w:szCs w:val="15"/>
                </w:rPr>
                <w:t>18</w:t>
              </w:r>
              <w:r>
                <w:rPr>
                  <w:rFonts w:hint="eastAsia"/>
                  <w:kern w:val="0"/>
                  <w:sz w:val="15"/>
                  <w:szCs w:val="15"/>
                </w:rPr>
                <w:t>°</w:t>
              </w:r>
              <w:r>
                <w:rPr>
                  <w:rFonts w:hint="eastAsia"/>
                  <w:kern w:val="0"/>
                  <w:sz w:val="15"/>
                  <w:szCs w:val="15"/>
                </w:rPr>
                <w:t>59'18.30</w:t>
              </w:r>
              <w:r>
                <w:rPr>
                  <w:rFonts w:hint="eastAsia"/>
                  <w:kern w:val="0"/>
                  <w:sz w:val="15"/>
                  <w:szCs w:val="15"/>
                </w:rPr>
                <w:t>″</w:t>
              </w:r>
            </w:ins>
            <w:del w:id="617" w:author="胡 悦琳" w:date="2021-09-13T17:28:00Z">
              <w:r w:rsidDel="0067450C">
                <w:rPr>
                  <w:rFonts w:hint="eastAsia"/>
                  <w:kern w:val="0"/>
                  <w:sz w:val="15"/>
                  <w:szCs w:val="15"/>
                </w:rPr>
                <w:delText>18</w:delText>
              </w:r>
              <w:r w:rsidDel="0067450C">
                <w:rPr>
                  <w:rFonts w:hint="eastAsia"/>
                  <w:kern w:val="0"/>
                  <w:sz w:val="15"/>
                  <w:szCs w:val="15"/>
                </w:rPr>
                <w:delText>°</w:delText>
              </w:r>
              <w:r w:rsidDel="0067450C">
                <w:rPr>
                  <w:rFonts w:hint="eastAsia"/>
                  <w:kern w:val="0"/>
                  <w:sz w:val="15"/>
                  <w:szCs w:val="15"/>
                </w:rPr>
                <w:delText>59'47.30</w:delText>
              </w:r>
              <w:r w:rsidDel="0067450C">
                <w:rPr>
                  <w:rFonts w:hint="eastAsia"/>
                  <w:kern w:val="0"/>
                  <w:sz w:val="15"/>
                  <w:szCs w:val="15"/>
                </w:rPr>
                <w:delText>″</w:delText>
              </w:r>
            </w:del>
          </w:p>
        </w:tc>
        <w:tc>
          <w:tcPr>
            <w:tcW w:w="1999" w:type="pct"/>
            <w:tcBorders>
              <w:top w:val="nil"/>
              <w:left w:val="nil"/>
              <w:bottom w:val="nil"/>
              <w:right w:val="nil"/>
            </w:tcBorders>
            <w:noWrap/>
            <w:tcMar>
              <w:top w:w="15" w:type="dxa"/>
              <w:left w:w="15" w:type="dxa"/>
              <w:right w:w="15" w:type="dxa"/>
            </w:tcMar>
            <w:vAlign w:val="center"/>
            <w:tcPrChange w:id="618" w:author="胡 悦琳" w:date="2021-09-13T17:26:00Z">
              <w:tcPr>
                <w:tcW w:w="1813" w:type="pct"/>
                <w:noWrap/>
                <w:tcMar>
                  <w:top w:w="15" w:type="dxa"/>
                  <w:left w:w="15" w:type="dxa"/>
                  <w:right w:w="15" w:type="dxa"/>
                </w:tcMar>
                <w:vAlign w:val="center"/>
              </w:tcPr>
            </w:tcPrChange>
          </w:tcPr>
          <w:p w14:paraId="355CC664" w14:textId="77777777" w:rsidR="00C64CD2" w:rsidRDefault="00C64CD2" w:rsidP="009A7E5F">
            <w:pPr>
              <w:spacing w:line="480" w:lineRule="auto"/>
              <w:ind w:firstLine="0"/>
              <w:jc w:val="center"/>
              <w:rPr>
                <w:kern w:val="0"/>
                <w:sz w:val="15"/>
                <w:szCs w:val="15"/>
              </w:rPr>
            </w:pPr>
            <w:ins w:id="619" w:author="胡 悦琳" w:date="2021-09-13T17:28:00Z">
              <w:r>
                <w:rPr>
                  <w:rFonts w:hint="eastAsia"/>
                  <w:kern w:val="0"/>
                  <w:sz w:val="15"/>
                  <w:szCs w:val="15"/>
                </w:rPr>
                <w:t>110</w:t>
              </w:r>
              <w:r>
                <w:rPr>
                  <w:rFonts w:hint="eastAsia"/>
                  <w:kern w:val="0"/>
                  <w:sz w:val="15"/>
                  <w:szCs w:val="15"/>
                </w:rPr>
                <w:t>°</w:t>
              </w:r>
              <w:r>
                <w:rPr>
                  <w:rFonts w:hint="eastAsia"/>
                  <w:kern w:val="0"/>
                  <w:sz w:val="15"/>
                  <w:szCs w:val="15"/>
                </w:rPr>
                <w:t>08'46.48</w:t>
              </w:r>
              <w:r>
                <w:rPr>
                  <w:rFonts w:hint="eastAsia"/>
                  <w:kern w:val="0"/>
                  <w:sz w:val="15"/>
                  <w:szCs w:val="15"/>
                </w:rPr>
                <w:t>″</w:t>
              </w:r>
            </w:ins>
            <w:del w:id="620" w:author="胡 悦琳" w:date="2021-09-13T17:28:00Z">
              <w:r w:rsidDel="0067450C">
                <w:rPr>
                  <w:rFonts w:hint="eastAsia"/>
                  <w:kern w:val="0"/>
                  <w:sz w:val="15"/>
                  <w:szCs w:val="15"/>
                </w:rPr>
                <w:delText>110</w:delText>
              </w:r>
              <w:r w:rsidDel="0067450C">
                <w:rPr>
                  <w:rFonts w:hint="eastAsia"/>
                  <w:kern w:val="0"/>
                  <w:sz w:val="15"/>
                  <w:szCs w:val="15"/>
                </w:rPr>
                <w:delText>°</w:delText>
              </w:r>
              <w:r w:rsidDel="0067450C">
                <w:rPr>
                  <w:rFonts w:hint="eastAsia"/>
                  <w:kern w:val="0"/>
                  <w:sz w:val="15"/>
                  <w:szCs w:val="15"/>
                </w:rPr>
                <w:delText>09'06.56</w:delText>
              </w:r>
              <w:r w:rsidDel="0067450C">
                <w:rPr>
                  <w:rFonts w:hint="eastAsia"/>
                  <w:kern w:val="0"/>
                  <w:sz w:val="15"/>
                  <w:szCs w:val="15"/>
                </w:rPr>
                <w:delText>″</w:delText>
              </w:r>
            </w:del>
          </w:p>
        </w:tc>
        <w:tc>
          <w:tcPr>
            <w:tcW w:w="800" w:type="pct"/>
            <w:tcBorders>
              <w:top w:val="nil"/>
              <w:left w:val="nil"/>
              <w:bottom w:val="nil"/>
            </w:tcBorders>
            <w:noWrap/>
            <w:tcMar>
              <w:top w:w="15" w:type="dxa"/>
              <w:left w:w="15" w:type="dxa"/>
              <w:right w:w="15" w:type="dxa"/>
            </w:tcMar>
            <w:vAlign w:val="center"/>
            <w:tcPrChange w:id="621" w:author="胡 悦琳" w:date="2021-09-13T17:26:00Z">
              <w:tcPr>
                <w:tcW w:w="982" w:type="pct"/>
                <w:noWrap/>
                <w:tcMar>
                  <w:top w:w="15" w:type="dxa"/>
                  <w:left w:w="15" w:type="dxa"/>
                  <w:right w:w="15" w:type="dxa"/>
                </w:tcMar>
                <w:vAlign w:val="center"/>
              </w:tcPr>
            </w:tcPrChange>
          </w:tcPr>
          <w:p w14:paraId="4333B123" w14:textId="77777777" w:rsidR="00C64CD2" w:rsidRDefault="00C64CD2" w:rsidP="009A7E5F">
            <w:pPr>
              <w:spacing w:line="480" w:lineRule="auto"/>
              <w:ind w:firstLine="0"/>
              <w:jc w:val="center"/>
              <w:rPr>
                <w:kern w:val="0"/>
                <w:sz w:val="15"/>
                <w:szCs w:val="15"/>
              </w:rPr>
            </w:pPr>
            <w:ins w:id="622" w:author="胡 悦琳" w:date="2021-09-13T17:28:00Z">
              <w:r>
                <w:rPr>
                  <w:rFonts w:hint="eastAsia"/>
                  <w:kern w:val="0"/>
                  <w:sz w:val="15"/>
                  <w:szCs w:val="15"/>
                </w:rPr>
                <w:t>23.16</w:t>
              </w:r>
            </w:ins>
            <w:del w:id="623" w:author="胡 悦琳" w:date="2021-09-13T17:28:00Z">
              <w:r w:rsidDel="0067450C">
                <w:rPr>
                  <w:rFonts w:hint="eastAsia"/>
                  <w:kern w:val="0"/>
                  <w:sz w:val="15"/>
                  <w:szCs w:val="15"/>
                </w:rPr>
                <w:delText>29.31</w:delText>
              </w:r>
            </w:del>
          </w:p>
        </w:tc>
      </w:tr>
      <w:tr w:rsidR="00C64CD2" w14:paraId="5B047936" w14:textId="77777777" w:rsidTr="009A7E5F">
        <w:trPr>
          <w:trHeight w:val="270"/>
          <w:trPrChange w:id="624" w:author="胡 悦琳" w:date="2021-09-13T17:26:00Z">
            <w:trPr>
              <w:trHeight w:val="270"/>
            </w:trPr>
          </w:trPrChange>
        </w:trPr>
        <w:tc>
          <w:tcPr>
            <w:tcW w:w="371" w:type="pct"/>
            <w:tcBorders>
              <w:top w:val="nil"/>
              <w:bottom w:val="nil"/>
              <w:right w:val="nil"/>
            </w:tcBorders>
            <w:noWrap/>
            <w:tcMar>
              <w:top w:w="15" w:type="dxa"/>
              <w:left w:w="15" w:type="dxa"/>
              <w:right w:w="15" w:type="dxa"/>
            </w:tcMar>
            <w:vAlign w:val="center"/>
            <w:tcPrChange w:id="625" w:author="胡 悦琳" w:date="2021-09-13T17:26:00Z">
              <w:tcPr>
                <w:tcW w:w="509" w:type="pct"/>
                <w:noWrap/>
                <w:tcMar>
                  <w:top w:w="15" w:type="dxa"/>
                  <w:left w:w="15" w:type="dxa"/>
                  <w:right w:w="15" w:type="dxa"/>
                </w:tcMar>
                <w:vAlign w:val="center"/>
              </w:tcPr>
            </w:tcPrChange>
          </w:tcPr>
          <w:p w14:paraId="1A854169" w14:textId="77777777" w:rsidR="00C64CD2" w:rsidRDefault="00C64CD2" w:rsidP="009A7E5F">
            <w:pPr>
              <w:spacing w:line="480" w:lineRule="auto"/>
              <w:ind w:firstLine="0"/>
              <w:jc w:val="center"/>
              <w:rPr>
                <w:kern w:val="0"/>
                <w:sz w:val="15"/>
                <w:szCs w:val="15"/>
              </w:rPr>
            </w:pPr>
            <w:ins w:id="626" w:author="胡 悦琳" w:date="2021-09-13T17:28:00Z">
              <w:r>
                <w:rPr>
                  <w:rFonts w:hint="eastAsia"/>
                  <w:kern w:val="0"/>
                  <w:sz w:val="15"/>
                  <w:szCs w:val="15"/>
                </w:rPr>
                <w:t>41</w:t>
              </w:r>
            </w:ins>
            <w:del w:id="627" w:author="胡 悦琳" w:date="2021-09-13T17:28:00Z">
              <w:r w:rsidDel="00E0460A">
                <w:rPr>
                  <w:rFonts w:hint="eastAsia"/>
                  <w:kern w:val="0"/>
                  <w:sz w:val="15"/>
                  <w:szCs w:val="15"/>
                </w:rPr>
                <w:delText>23</w:delText>
              </w:r>
            </w:del>
          </w:p>
        </w:tc>
        <w:tc>
          <w:tcPr>
            <w:tcW w:w="1830" w:type="pct"/>
            <w:tcBorders>
              <w:top w:val="nil"/>
              <w:left w:val="nil"/>
              <w:bottom w:val="nil"/>
              <w:right w:val="nil"/>
            </w:tcBorders>
            <w:noWrap/>
            <w:tcMar>
              <w:top w:w="15" w:type="dxa"/>
              <w:left w:w="15" w:type="dxa"/>
              <w:right w:w="15" w:type="dxa"/>
            </w:tcMar>
            <w:vAlign w:val="center"/>
            <w:tcPrChange w:id="628" w:author="胡 悦琳" w:date="2021-09-13T17:26:00Z">
              <w:tcPr>
                <w:tcW w:w="1694" w:type="pct"/>
                <w:noWrap/>
                <w:tcMar>
                  <w:top w:w="15" w:type="dxa"/>
                  <w:left w:w="15" w:type="dxa"/>
                  <w:right w:w="15" w:type="dxa"/>
                </w:tcMar>
                <w:vAlign w:val="center"/>
              </w:tcPr>
            </w:tcPrChange>
          </w:tcPr>
          <w:p w14:paraId="052B14F1" w14:textId="77777777" w:rsidR="00C64CD2" w:rsidRDefault="00C64CD2" w:rsidP="009A7E5F">
            <w:pPr>
              <w:spacing w:line="480" w:lineRule="auto"/>
              <w:ind w:firstLine="0"/>
              <w:jc w:val="center"/>
              <w:rPr>
                <w:kern w:val="0"/>
                <w:sz w:val="15"/>
                <w:szCs w:val="15"/>
              </w:rPr>
            </w:pPr>
            <w:ins w:id="629" w:author="胡 悦琳" w:date="2021-09-13T17:28:00Z">
              <w:r>
                <w:rPr>
                  <w:rFonts w:hint="eastAsia"/>
                  <w:kern w:val="0"/>
                  <w:sz w:val="15"/>
                  <w:szCs w:val="15"/>
                </w:rPr>
                <w:t>18</w:t>
              </w:r>
              <w:r>
                <w:rPr>
                  <w:rFonts w:hint="eastAsia"/>
                  <w:kern w:val="0"/>
                  <w:sz w:val="15"/>
                  <w:szCs w:val="15"/>
                </w:rPr>
                <w:t>°</w:t>
              </w:r>
              <w:r>
                <w:rPr>
                  <w:rFonts w:hint="eastAsia"/>
                  <w:kern w:val="0"/>
                  <w:sz w:val="15"/>
                  <w:szCs w:val="15"/>
                </w:rPr>
                <w:t>58'06.75</w:t>
              </w:r>
              <w:r>
                <w:rPr>
                  <w:rFonts w:hint="eastAsia"/>
                  <w:kern w:val="0"/>
                  <w:sz w:val="15"/>
                  <w:szCs w:val="15"/>
                </w:rPr>
                <w:t>″</w:t>
              </w:r>
            </w:ins>
            <w:del w:id="630" w:author="胡 悦琳" w:date="2021-09-13T17:28:00Z">
              <w:r w:rsidDel="00E0460A">
                <w:rPr>
                  <w:rFonts w:hint="eastAsia"/>
                  <w:kern w:val="0"/>
                  <w:sz w:val="15"/>
                  <w:szCs w:val="15"/>
                </w:rPr>
                <w:delText>19</w:delText>
              </w:r>
              <w:r w:rsidDel="00E0460A">
                <w:rPr>
                  <w:rFonts w:hint="eastAsia"/>
                  <w:kern w:val="0"/>
                  <w:sz w:val="15"/>
                  <w:szCs w:val="15"/>
                </w:rPr>
                <w:delText>°</w:delText>
              </w:r>
              <w:r w:rsidDel="00E0460A">
                <w:rPr>
                  <w:rFonts w:hint="eastAsia"/>
                  <w:kern w:val="0"/>
                  <w:sz w:val="15"/>
                  <w:szCs w:val="15"/>
                </w:rPr>
                <w:delText>00'09.38</w:delText>
              </w:r>
              <w:r w:rsidDel="00E0460A">
                <w:rPr>
                  <w:rFonts w:hint="eastAsia"/>
                  <w:kern w:val="0"/>
                  <w:sz w:val="15"/>
                  <w:szCs w:val="15"/>
                </w:rPr>
                <w:delText>″</w:delText>
              </w:r>
            </w:del>
          </w:p>
        </w:tc>
        <w:tc>
          <w:tcPr>
            <w:tcW w:w="1999" w:type="pct"/>
            <w:tcBorders>
              <w:top w:val="nil"/>
              <w:left w:val="nil"/>
              <w:bottom w:val="nil"/>
              <w:right w:val="nil"/>
            </w:tcBorders>
            <w:noWrap/>
            <w:tcMar>
              <w:top w:w="15" w:type="dxa"/>
              <w:left w:w="15" w:type="dxa"/>
              <w:right w:w="15" w:type="dxa"/>
            </w:tcMar>
            <w:vAlign w:val="center"/>
            <w:tcPrChange w:id="631" w:author="胡 悦琳" w:date="2021-09-13T17:26:00Z">
              <w:tcPr>
                <w:tcW w:w="1813" w:type="pct"/>
                <w:noWrap/>
                <w:tcMar>
                  <w:top w:w="15" w:type="dxa"/>
                  <w:left w:w="15" w:type="dxa"/>
                  <w:right w:w="15" w:type="dxa"/>
                </w:tcMar>
                <w:vAlign w:val="center"/>
              </w:tcPr>
            </w:tcPrChange>
          </w:tcPr>
          <w:p w14:paraId="60CF1314" w14:textId="77777777" w:rsidR="00C64CD2" w:rsidRDefault="00C64CD2" w:rsidP="009A7E5F">
            <w:pPr>
              <w:spacing w:line="480" w:lineRule="auto"/>
              <w:ind w:firstLine="0"/>
              <w:jc w:val="center"/>
              <w:rPr>
                <w:kern w:val="0"/>
                <w:sz w:val="15"/>
                <w:szCs w:val="15"/>
              </w:rPr>
            </w:pPr>
            <w:ins w:id="632" w:author="胡 悦琳" w:date="2021-09-13T17:28:00Z">
              <w:r>
                <w:rPr>
                  <w:rFonts w:hint="eastAsia"/>
                  <w:kern w:val="0"/>
                  <w:sz w:val="15"/>
                  <w:szCs w:val="15"/>
                </w:rPr>
                <w:t>110</w:t>
              </w:r>
              <w:r>
                <w:rPr>
                  <w:rFonts w:hint="eastAsia"/>
                  <w:kern w:val="0"/>
                  <w:sz w:val="15"/>
                  <w:szCs w:val="15"/>
                </w:rPr>
                <w:t>°</w:t>
              </w:r>
              <w:r>
                <w:rPr>
                  <w:rFonts w:hint="eastAsia"/>
                  <w:kern w:val="0"/>
                  <w:sz w:val="15"/>
                  <w:szCs w:val="15"/>
                </w:rPr>
                <w:t>08'58.10</w:t>
              </w:r>
              <w:r>
                <w:rPr>
                  <w:rFonts w:hint="eastAsia"/>
                  <w:kern w:val="0"/>
                  <w:sz w:val="15"/>
                  <w:szCs w:val="15"/>
                </w:rPr>
                <w:t>″</w:t>
              </w:r>
            </w:ins>
            <w:del w:id="633" w:author="胡 悦琳" w:date="2021-09-13T17:28:00Z">
              <w:r w:rsidDel="00E0460A">
                <w:rPr>
                  <w:rFonts w:hint="eastAsia"/>
                  <w:kern w:val="0"/>
                  <w:sz w:val="15"/>
                  <w:szCs w:val="15"/>
                </w:rPr>
                <w:delText>110</w:delText>
              </w:r>
              <w:r w:rsidDel="00E0460A">
                <w:rPr>
                  <w:rFonts w:hint="eastAsia"/>
                  <w:kern w:val="0"/>
                  <w:sz w:val="15"/>
                  <w:szCs w:val="15"/>
                </w:rPr>
                <w:delText>°</w:delText>
              </w:r>
              <w:r w:rsidDel="00E0460A">
                <w:rPr>
                  <w:rFonts w:hint="eastAsia"/>
                  <w:kern w:val="0"/>
                  <w:sz w:val="15"/>
                  <w:szCs w:val="15"/>
                </w:rPr>
                <w:delText>09'14.51</w:delText>
              </w:r>
              <w:r w:rsidDel="00E0460A">
                <w:rPr>
                  <w:rFonts w:hint="eastAsia"/>
                  <w:kern w:val="0"/>
                  <w:sz w:val="15"/>
                  <w:szCs w:val="15"/>
                </w:rPr>
                <w:delText>″</w:delText>
              </w:r>
            </w:del>
          </w:p>
        </w:tc>
        <w:tc>
          <w:tcPr>
            <w:tcW w:w="800" w:type="pct"/>
            <w:tcBorders>
              <w:top w:val="nil"/>
              <w:left w:val="nil"/>
              <w:bottom w:val="nil"/>
            </w:tcBorders>
            <w:noWrap/>
            <w:tcMar>
              <w:top w:w="15" w:type="dxa"/>
              <w:left w:w="15" w:type="dxa"/>
              <w:right w:w="15" w:type="dxa"/>
            </w:tcMar>
            <w:vAlign w:val="center"/>
            <w:tcPrChange w:id="634" w:author="胡 悦琳" w:date="2021-09-13T17:26:00Z">
              <w:tcPr>
                <w:tcW w:w="982" w:type="pct"/>
                <w:noWrap/>
                <w:tcMar>
                  <w:top w:w="15" w:type="dxa"/>
                  <w:left w:w="15" w:type="dxa"/>
                  <w:right w:w="15" w:type="dxa"/>
                </w:tcMar>
                <w:vAlign w:val="center"/>
              </w:tcPr>
            </w:tcPrChange>
          </w:tcPr>
          <w:p w14:paraId="031BC295" w14:textId="77777777" w:rsidR="00C64CD2" w:rsidRDefault="00C64CD2" w:rsidP="009A7E5F">
            <w:pPr>
              <w:spacing w:line="480" w:lineRule="auto"/>
              <w:ind w:firstLine="0"/>
              <w:jc w:val="center"/>
              <w:rPr>
                <w:kern w:val="0"/>
                <w:sz w:val="15"/>
                <w:szCs w:val="15"/>
              </w:rPr>
            </w:pPr>
            <w:ins w:id="635" w:author="胡 悦琳" w:date="2021-09-13T17:28:00Z">
              <w:r>
                <w:rPr>
                  <w:rFonts w:hint="eastAsia"/>
                  <w:kern w:val="0"/>
                  <w:sz w:val="15"/>
                  <w:szCs w:val="15"/>
                </w:rPr>
                <w:t>20.12</w:t>
              </w:r>
            </w:ins>
            <w:del w:id="636" w:author="胡 悦琳" w:date="2021-09-13T17:28:00Z">
              <w:r w:rsidDel="00E0460A">
                <w:rPr>
                  <w:rFonts w:hint="eastAsia"/>
                  <w:kern w:val="0"/>
                  <w:sz w:val="15"/>
                  <w:szCs w:val="15"/>
                </w:rPr>
                <w:delText>34.43</w:delText>
              </w:r>
            </w:del>
          </w:p>
        </w:tc>
      </w:tr>
      <w:tr w:rsidR="00C64CD2" w14:paraId="29D6AE3B" w14:textId="77777777" w:rsidTr="009A7E5F">
        <w:trPr>
          <w:trHeight w:val="270"/>
          <w:trPrChange w:id="637" w:author="胡 悦琳" w:date="2021-09-13T17:26:00Z">
            <w:trPr>
              <w:trHeight w:val="270"/>
            </w:trPr>
          </w:trPrChange>
        </w:trPr>
        <w:tc>
          <w:tcPr>
            <w:tcW w:w="371" w:type="pct"/>
            <w:tcBorders>
              <w:top w:val="nil"/>
              <w:bottom w:val="nil"/>
              <w:right w:val="nil"/>
            </w:tcBorders>
            <w:noWrap/>
            <w:tcMar>
              <w:top w:w="15" w:type="dxa"/>
              <w:left w:w="15" w:type="dxa"/>
              <w:right w:w="15" w:type="dxa"/>
            </w:tcMar>
            <w:vAlign w:val="center"/>
            <w:tcPrChange w:id="638" w:author="胡 悦琳" w:date="2021-09-13T17:26:00Z">
              <w:tcPr>
                <w:tcW w:w="509" w:type="pct"/>
                <w:noWrap/>
                <w:tcMar>
                  <w:top w:w="15" w:type="dxa"/>
                  <w:left w:w="15" w:type="dxa"/>
                  <w:right w:w="15" w:type="dxa"/>
                </w:tcMar>
                <w:vAlign w:val="center"/>
              </w:tcPr>
            </w:tcPrChange>
          </w:tcPr>
          <w:p w14:paraId="55AAF777" w14:textId="77777777" w:rsidR="00C64CD2" w:rsidRDefault="00C64CD2" w:rsidP="009A7E5F">
            <w:pPr>
              <w:spacing w:line="480" w:lineRule="auto"/>
              <w:ind w:firstLine="0"/>
              <w:jc w:val="center"/>
              <w:rPr>
                <w:kern w:val="0"/>
                <w:sz w:val="15"/>
                <w:szCs w:val="15"/>
              </w:rPr>
            </w:pPr>
            <w:ins w:id="639" w:author="胡 悦琳" w:date="2021-09-13T17:29:00Z">
              <w:r>
                <w:rPr>
                  <w:rFonts w:hint="eastAsia"/>
                  <w:kern w:val="0"/>
                  <w:sz w:val="15"/>
                  <w:szCs w:val="15"/>
                </w:rPr>
                <w:t>42</w:t>
              </w:r>
            </w:ins>
            <w:del w:id="640" w:author="胡 悦琳" w:date="2021-09-13T17:29:00Z">
              <w:r w:rsidDel="003A2D33">
                <w:rPr>
                  <w:rFonts w:hint="eastAsia"/>
                  <w:kern w:val="0"/>
                  <w:sz w:val="15"/>
                  <w:szCs w:val="15"/>
                </w:rPr>
                <w:delText>1</w:delText>
              </w:r>
            </w:del>
          </w:p>
        </w:tc>
        <w:tc>
          <w:tcPr>
            <w:tcW w:w="1830" w:type="pct"/>
            <w:tcBorders>
              <w:top w:val="nil"/>
              <w:left w:val="nil"/>
              <w:bottom w:val="nil"/>
              <w:right w:val="nil"/>
            </w:tcBorders>
            <w:noWrap/>
            <w:tcMar>
              <w:top w:w="15" w:type="dxa"/>
              <w:left w:w="15" w:type="dxa"/>
              <w:right w:w="15" w:type="dxa"/>
            </w:tcMar>
            <w:vAlign w:val="center"/>
            <w:tcPrChange w:id="641" w:author="胡 悦琳" w:date="2021-09-13T17:26:00Z">
              <w:tcPr>
                <w:tcW w:w="1694" w:type="pct"/>
                <w:noWrap/>
                <w:tcMar>
                  <w:top w:w="15" w:type="dxa"/>
                  <w:left w:w="15" w:type="dxa"/>
                  <w:right w:w="15" w:type="dxa"/>
                </w:tcMar>
                <w:vAlign w:val="center"/>
              </w:tcPr>
            </w:tcPrChange>
          </w:tcPr>
          <w:p w14:paraId="1AE481D3" w14:textId="77777777" w:rsidR="00C64CD2" w:rsidRDefault="00C64CD2" w:rsidP="009A7E5F">
            <w:pPr>
              <w:spacing w:line="480" w:lineRule="auto"/>
              <w:ind w:firstLine="0"/>
              <w:jc w:val="center"/>
              <w:rPr>
                <w:kern w:val="0"/>
                <w:sz w:val="15"/>
                <w:szCs w:val="15"/>
              </w:rPr>
            </w:pPr>
            <w:ins w:id="642" w:author="胡 悦琳" w:date="2021-09-13T17:29:00Z">
              <w:r>
                <w:rPr>
                  <w:rFonts w:hint="eastAsia"/>
                  <w:kern w:val="0"/>
                  <w:sz w:val="15"/>
                  <w:szCs w:val="15"/>
                </w:rPr>
                <w:t>18</w:t>
              </w:r>
              <w:r>
                <w:rPr>
                  <w:rFonts w:hint="eastAsia"/>
                  <w:kern w:val="0"/>
                  <w:sz w:val="15"/>
                  <w:szCs w:val="15"/>
                </w:rPr>
                <w:t>°</w:t>
              </w:r>
              <w:r>
                <w:rPr>
                  <w:rFonts w:hint="eastAsia"/>
                  <w:kern w:val="0"/>
                  <w:sz w:val="15"/>
                  <w:szCs w:val="15"/>
                </w:rPr>
                <w:t>57'58.72</w:t>
              </w:r>
              <w:r>
                <w:rPr>
                  <w:rFonts w:hint="eastAsia"/>
                  <w:kern w:val="0"/>
                  <w:sz w:val="15"/>
                  <w:szCs w:val="15"/>
                </w:rPr>
                <w:t>″</w:t>
              </w:r>
            </w:ins>
            <w:del w:id="643" w:author="胡 悦琳" w:date="2021-09-13T17:29:00Z">
              <w:r w:rsidDel="003A2D33">
                <w:rPr>
                  <w:rFonts w:hint="eastAsia"/>
                  <w:kern w:val="0"/>
                  <w:sz w:val="15"/>
                  <w:szCs w:val="15"/>
                </w:rPr>
                <w:delText>19</w:delText>
              </w:r>
              <w:r w:rsidDel="003A2D33">
                <w:rPr>
                  <w:rFonts w:hint="eastAsia"/>
                  <w:kern w:val="0"/>
                  <w:sz w:val="15"/>
                  <w:szCs w:val="15"/>
                </w:rPr>
                <w:delText>°</w:delText>
              </w:r>
              <w:r w:rsidDel="003A2D33">
                <w:rPr>
                  <w:rFonts w:hint="eastAsia"/>
                  <w:kern w:val="0"/>
                  <w:sz w:val="15"/>
                  <w:szCs w:val="15"/>
                </w:rPr>
                <w:delText>00'34.24</w:delText>
              </w:r>
              <w:r w:rsidDel="003A2D33">
                <w:rPr>
                  <w:rFonts w:hint="eastAsia"/>
                  <w:kern w:val="0"/>
                  <w:sz w:val="15"/>
                  <w:szCs w:val="15"/>
                </w:rPr>
                <w:delText>″</w:delText>
              </w:r>
            </w:del>
          </w:p>
        </w:tc>
        <w:tc>
          <w:tcPr>
            <w:tcW w:w="1999" w:type="pct"/>
            <w:tcBorders>
              <w:top w:val="nil"/>
              <w:left w:val="nil"/>
              <w:bottom w:val="nil"/>
              <w:right w:val="nil"/>
            </w:tcBorders>
            <w:noWrap/>
            <w:tcMar>
              <w:top w:w="15" w:type="dxa"/>
              <w:left w:w="15" w:type="dxa"/>
              <w:right w:w="15" w:type="dxa"/>
            </w:tcMar>
            <w:vAlign w:val="center"/>
            <w:tcPrChange w:id="644" w:author="胡 悦琳" w:date="2021-09-13T17:26:00Z">
              <w:tcPr>
                <w:tcW w:w="1813" w:type="pct"/>
                <w:noWrap/>
                <w:tcMar>
                  <w:top w:w="15" w:type="dxa"/>
                  <w:left w:w="15" w:type="dxa"/>
                  <w:right w:w="15" w:type="dxa"/>
                </w:tcMar>
                <w:vAlign w:val="center"/>
              </w:tcPr>
            </w:tcPrChange>
          </w:tcPr>
          <w:p w14:paraId="4B553D37" w14:textId="77777777" w:rsidR="00C64CD2" w:rsidRDefault="00C64CD2" w:rsidP="009A7E5F">
            <w:pPr>
              <w:spacing w:line="480" w:lineRule="auto"/>
              <w:ind w:firstLine="0"/>
              <w:jc w:val="center"/>
              <w:rPr>
                <w:kern w:val="0"/>
                <w:sz w:val="15"/>
                <w:szCs w:val="15"/>
              </w:rPr>
            </w:pPr>
            <w:ins w:id="645" w:author="胡 悦琳" w:date="2021-09-13T17:29:00Z">
              <w:r>
                <w:rPr>
                  <w:rFonts w:hint="eastAsia"/>
                  <w:kern w:val="0"/>
                  <w:sz w:val="15"/>
                  <w:szCs w:val="15"/>
                </w:rPr>
                <w:t>110</w:t>
              </w:r>
              <w:r>
                <w:rPr>
                  <w:rFonts w:hint="eastAsia"/>
                  <w:kern w:val="0"/>
                  <w:sz w:val="15"/>
                  <w:szCs w:val="15"/>
                </w:rPr>
                <w:t>°</w:t>
              </w:r>
              <w:r>
                <w:rPr>
                  <w:rFonts w:hint="eastAsia"/>
                  <w:kern w:val="0"/>
                  <w:sz w:val="15"/>
                  <w:szCs w:val="15"/>
                </w:rPr>
                <w:t>08'52.74</w:t>
              </w:r>
              <w:r>
                <w:rPr>
                  <w:rFonts w:hint="eastAsia"/>
                  <w:kern w:val="0"/>
                  <w:sz w:val="15"/>
                  <w:szCs w:val="15"/>
                </w:rPr>
                <w:t>″</w:t>
              </w:r>
            </w:ins>
            <w:del w:id="646" w:author="胡 悦琳" w:date="2021-09-13T17:29:00Z">
              <w:r w:rsidDel="003A2D33">
                <w:rPr>
                  <w:rFonts w:hint="eastAsia"/>
                  <w:kern w:val="0"/>
                  <w:sz w:val="15"/>
                  <w:szCs w:val="15"/>
                </w:rPr>
                <w:delText>110</w:delText>
              </w:r>
              <w:r w:rsidDel="003A2D33">
                <w:rPr>
                  <w:rFonts w:hint="eastAsia"/>
                  <w:kern w:val="0"/>
                  <w:sz w:val="15"/>
                  <w:szCs w:val="15"/>
                </w:rPr>
                <w:delText>°</w:delText>
              </w:r>
              <w:r w:rsidDel="003A2D33">
                <w:rPr>
                  <w:rFonts w:hint="eastAsia"/>
                  <w:kern w:val="0"/>
                  <w:sz w:val="15"/>
                  <w:szCs w:val="15"/>
                </w:rPr>
                <w:delText>09'48.81</w:delText>
              </w:r>
              <w:r w:rsidDel="003A2D33">
                <w:rPr>
                  <w:rFonts w:hint="eastAsia"/>
                  <w:kern w:val="0"/>
                  <w:sz w:val="15"/>
                  <w:szCs w:val="15"/>
                </w:rPr>
                <w:delText>″</w:delText>
              </w:r>
            </w:del>
          </w:p>
        </w:tc>
        <w:tc>
          <w:tcPr>
            <w:tcW w:w="800" w:type="pct"/>
            <w:tcBorders>
              <w:top w:val="nil"/>
              <w:left w:val="nil"/>
              <w:bottom w:val="nil"/>
            </w:tcBorders>
            <w:noWrap/>
            <w:tcMar>
              <w:top w:w="15" w:type="dxa"/>
              <w:left w:w="15" w:type="dxa"/>
              <w:right w:w="15" w:type="dxa"/>
            </w:tcMar>
            <w:vAlign w:val="center"/>
            <w:tcPrChange w:id="647" w:author="胡 悦琳" w:date="2021-09-13T17:26:00Z">
              <w:tcPr>
                <w:tcW w:w="982" w:type="pct"/>
                <w:noWrap/>
                <w:tcMar>
                  <w:top w:w="15" w:type="dxa"/>
                  <w:left w:w="15" w:type="dxa"/>
                  <w:right w:w="15" w:type="dxa"/>
                </w:tcMar>
                <w:vAlign w:val="center"/>
              </w:tcPr>
            </w:tcPrChange>
          </w:tcPr>
          <w:p w14:paraId="201A3E59" w14:textId="77777777" w:rsidR="00C64CD2" w:rsidRDefault="00C64CD2" w:rsidP="009A7E5F">
            <w:pPr>
              <w:spacing w:line="480" w:lineRule="auto"/>
              <w:ind w:firstLine="0"/>
              <w:jc w:val="center"/>
              <w:rPr>
                <w:kern w:val="0"/>
                <w:sz w:val="15"/>
                <w:szCs w:val="15"/>
              </w:rPr>
            </w:pPr>
            <w:ins w:id="648" w:author="胡 悦琳" w:date="2021-09-13T17:29:00Z">
              <w:r>
                <w:rPr>
                  <w:rFonts w:hint="eastAsia"/>
                  <w:kern w:val="0"/>
                  <w:sz w:val="15"/>
                  <w:szCs w:val="15"/>
                </w:rPr>
                <w:t>17.2</w:t>
              </w:r>
            </w:ins>
            <w:del w:id="649" w:author="胡 悦琳" w:date="2021-09-13T17:29:00Z">
              <w:r w:rsidDel="003A2D33">
                <w:rPr>
                  <w:rFonts w:hint="eastAsia"/>
                  <w:kern w:val="0"/>
                  <w:sz w:val="15"/>
                  <w:szCs w:val="15"/>
                </w:rPr>
                <w:delText>38.24</w:delText>
              </w:r>
            </w:del>
          </w:p>
        </w:tc>
      </w:tr>
      <w:tr w:rsidR="00C64CD2" w14:paraId="4A7B37A8" w14:textId="77777777" w:rsidTr="009A7E5F">
        <w:trPr>
          <w:trHeight w:val="270"/>
          <w:trPrChange w:id="650" w:author="胡 悦琳" w:date="2021-09-13T17:26:00Z">
            <w:trPr>
              <w:trHeight w:val="270"/>
            </w:trPr>
          </w:trPrChange>
        </w:trPr>
        <w:tc>
          <w:tcPr>
            <w:tcW w:w="371" w:type="pct"/>
            <w:tcBorders>
              <w:top w:val="nil"/>
              <w:bottom w:val="nil"/>
              <w:right w:val="nil"/>
            </w:tcBorders>
            <w:noWrap/>
            <w:tcMar>
              <w:top w:w="15" w:type="dxa"/>
              <w:left w:w="15" w:type="dxa"/>
              <w:right w:w="15" w:type="dxa"/>
            </w:tcMar>
            <w:vAlign w:val="center"/>
            <w:tcPrChange w:id="651" w:author="胡 悦琳" w:date="2021-09-13T17:26:00Z">
              <w:tcPr>
                <w:tcW w:w="509" w:type="pct"/>
                <w:noWrap/>
                <w:tcMar>
                  <w:top w:w="15" w:type="dxa"/>
                  <w:left w:w="15" w:type="dxa"/>
                  <w:right w:w="15" w:type="dxa"/>
                </w:tcMar>
                <w:vAlign w:val="center"/>
              </w:tcPr>
            </w:tcPrChange>
          </w:tcPr>
          <w:p w14:paraId="2BE6D55E" w14:textId="77777777" w:rsidR="00C64CD2" w:rsidRDefault="00C64CD2" w:rsidP="009A7E5F">
            <w:pPr>
              <w:spacing w:line="480" w:lineRule="auto"/>
              <w:ind w:firstLine="0"/>
              <w:jc w:val="center"/>
              <w:rPr>
                <w:kern w:val="0"/>
                <w:sz w:val="15"/>
                <w:szCs w:val="15"/>
              </w:rPr>
            </w:pPr>
            <w:ins w:id="652" w:author="胡 悦琳" w:date="2021-09-13T17:29:00Z">
              <w:r>
                <w:rPr>
                  <w:rFonts w:hint="eastAsia"/>
                  <w:kern w:val="0"/>
                  <w:sz w:val="15"/>
                  <w:szCs w:val="15"/>
                </w:rPr>
                <w:t>43</w:t>
              </w:r>
            </w:ins>
            <w:del w:id="653" w:author="胡 悦琳" w:date="2021-09-13T17:29:00Z">
              <w:r w:rsidDel="00550549">
                <w:rPr>
                  <w:rFonts w:hint="eastAsia"/>
                  <w:kern w:val="0"/>
                  <w:sz w:val="15"/>
                  <w:szCs w:val="15"/>
                </w:rPr>
                <w:delText>10</w:delText>
              </w:r>
            </w:del>
          </w:p>
        </w:tc>
        <w:tc>
          <w:tcPr>
            <w:tcW w:w="1830" w:type="pct"/>
            <w:tcBorders>
              <w:top w:val="nil"/>
              <w:left w:val="nil"/>
              <w:bottom w:val="nil"/>
              <w:right w:val="nil"/>
            </w:tcBorders>
            <w:noWrap/>
            <w:tcMar>
              <w:top w:w="15" w:type="dxa"/>
              <w:left w:w="15" w:type="dxa"/>
              <w:right w:w="15" w:type="dxa"/>
            </w:tcMar>
            <w:vAlign w:val="center"/>
            <w:tcPrChange w:id="654" w:author="胡 悦琳" w:date="2021-09-13T17:26:00Z">
              <w:tcPr>
                <w:tcW w:w="1694" w:type="pct"/>
                <w:noWrap/>
                <w:tcMar>
                  <w:top w:w="15" w:type="dxa"/>
                  <w:left w:w="15" w:type="dxa"/>
                  <w:right w:w="15" w:type="dxa"/>
                </w:tcMar>
                <w:vAlign w:val="center"/>
              </w:tcPr>
            </w:tcPrChange>
          </w:tcPr>
          <w:p w14:paraId="51943902" w14:textId="77777777" w:rsidR="00C64CD2" w:rsidRDefault="00C64CD2" w:rsidP="009A7E5F">
            <w:pPr>
              <w:spacing w:line="480" w:lineRule="auto"/>
              <w:ind w:firstLine="0"/>
              <w:jc w:val="center"/>
              <w:rPr>
                <w:kern w:val="0"/>
                <w:sz w:val="15"/>
                <w:szCs w:val="15"/>
              </w:rPr>
            </w:pPr>
            <w:ins w:id="655" w:author="胡 悦琳" w:date="2021-09-13T17:29:00Z">
              <w:r>
                <w:rPr>
                  <w:rFonts w:hint="eastAsia"/>
                  <w:kern w:val="0"/>
                  <w:sz w:val="15"/>
                  <w:szCs w:val="15"/>
                </w:rPr>
                <w:t>18</w:t>
              </w:r>
              <w:r>
                <w:rPr>
                  <w:rFonts w:hint="eastAsia"/>
                  <w:kern w:val="0"/>
                  <w:sz w:val="15"/>
                  <w:szCs w:val="15"/>
                </w:rPr>
                <w:t>°</w:t>
              </w:r>
              <w:r>
                <w:rPr>
                  <w:rFonts w:hint="eastAsia"/>
                  <w:kern w:val="0"/>
                  <w:sz w:val="15"/>
                  <w:szCs w:val="15"/>
                </w:rPr>
                <w:t>57'52.39</w:t>
              </w:r>
              <w:r>
                <w:rPr>
                  <w:rFonts w:hint="eastAsia"/>
                  <w:kern w:val="0"/>
                  <w:sz w:val="15"/>
                  <w:szCs w:val="15"/>
                </w:rPr>
                <w:t>″</w:t>
              </w:r>
            </w:ins>
            <w:del w:id="656" w:author="胡 悦琳" w:date="2021-09-13T17:29:00Z">
              <w:r w:rsidDel="00550549">
                <w:rPr>
                  <w:rFonts w:hint="eastAsia"/>
                  <w:kern w:val="0"/>
                  <w:sz w:val="15"/>
                  <w:szCs w:val="15"/>
                </w:rPr>
                <w:delText>18</w:delText>
              </w:r>
              <w:r w:rsidDel="00550549">
                <w:rPr>
                  <w:rFonts w:hint="eastAsia"/>
                  <w:kern w:val="0"/>
                  <w:sz w:val="15"/>
                  <w:szCs w:val="15"/>
                </w:rPr>
                <w:delText>°</w:delText>
              </w:r>
              <w:r w:rsidDel="00550549">
                <w:rPr>
                  <w:rFonts w:hint="eastAsia"/>
                  <w:kern w:val="0"/>
                  <w:sz w:val="15"/>
                  <w:szCs w:val="15"/>
                </w:rPr>
                <w:delText>59'59.21</w:delText>
              </w:r>
              <w:r w:rsidDel="00550549">
                <w:rPr>
                  <w:rFonts w:hint="eastAsia"/>
                  <w:kern w:val="0"/>
                  <w:sz w:val="15"/>
                  <w:szCs w:val="15"/>
                </w:rPr>
                <w:delText>″</w:delText>
              </w:r>
            </w:del>
          </w:p>
        </w:tc>
        <w:tc>
          <w:tcPr>
            <w:tcW w:w="1999" w:type="pct"/>
            <w:tcBorders>
              <w:top w:val="nil"/>
              <w:left w:val="nil"/>
              <w:bottom w:val="nil"/>
              <w:right w:val="nil"/>
            </w:tcBorders>
            <w:noWrap/>
            <w:tcMar>
              <w:top w:w="15" w:type="dxa"/>
              <w:left w:w="15" w:type="dxa"/>
              <w:right w:w="15" w:type="dxa"/>
            </w:tcMar>
            <w:vAlign w:val="center"/>
            <w:tcPrChange w:id="657" w:author="胡 悦琳" w:date="2021-09-13T17:26:00Z">
              <w:tcPr>
                <w:tcW w:w="1813" w:type="pct"/>
                <w:noWrap/>
                <w:tcMar>
                  <w:top w:w="15" w:type="dxa"/>
                  <w:left w:w="15" w:type="dxa"/>
                  <w:right w:w="15" w:type="dxa"/>
                </w:tcMar>
                <w:vAlign w:val="center"/>
              </w:tcPr>
            </w:tcPrChange>
          </w:tcPr>
          <w:p w14:paraId="3E5BF4F7" w14:textId="77777777" w:rsidR="00C64CD2" w:rsidRDefault="00C64CD2" w:rsidP="009A7E5F">
            <w:pPr>
              <w:spacing w:line="480" w:lineRule="auto"/>
              <w:ind w:firstLine="0"/>
              <w:jc w:val="center"/>
              <w:rPr>
                <w:kern w:val="0"/>
                <w:sz w:val="15"/>
                <w:szCs w:val="15"/>
              </w:rPr>
            </w:pPr>
            <w:ins w:id="658" w:author="胡 悦琳" w:date="2021-09-13T17:29:00Z">
              <w:r>
                <w:rPr>
                  <w:rFonts w:hint="eastAsia"/>
                  <w:kern w:val="0"/>
                  <w:sz w:val="15"/>
                  <w:szCs w:val="15"/>
                </w:rPr>
                <w:t>110</w:t>
              </w:r>
              <w:r>
                <w:rPr>
                  <w:rFonts w:hint="eastAsia"/>
                  <w:kern w:val="0"/>
                  <w:sz w:val="15"/>
                  <w:szCs w:val="15"/>
                </w:rPr>
                <w:t>°</w:t>
              </w:r>
              <w:r>
                <w:rPr>
                  <w:rFonts w:hint="eastAsia"/>
                  <w:kern w:val="0"/>
                  <w:sz w:val="15"/>
                  <w:szCs w:val="15"/>
                </w:rPr>
                <w:t>08'53.44</w:t>
              </w:r>
              <w:r>
                <w:rPr>
                  <w:rFonts w:hint="eastAsia"/>
                  <w:kern w:val="0"/>
                  <w:sz w:val="15"/>
                  <w:szCs w:val="15"/>
                </w:rPr>
                <w:t>″</w:t>
              </w:r>
            </w:ins>
            <w:del w:id="659" w:author="胡 悦琳" w:date="2021-09-13T17:29:00Z">
              <w:r w:rsidDel="00550549">
                <w:rPr>
                  <w:rFonts w:hint="eastAsia"/>
                  <w:kern w:val="0"/>
                  <w:sz w:val="15"/>
                  <w:szCs w:val="15"/>
                </w:rPr>
                <w:delText>110</w:delText>
              </w:r>
              <w:r w:rsidDel="00550549">
                <w:rPr>
                  <w:rFonts w:hint="eastAsia"/>
                  <w:kern w:val="0"/>
                  <w:sz w:val="15"/>
                  <w:szCs w:val="15"/>
                </w:rPr>
                <w:delText>°</w:delText>
              </w:r>
              <w:r w:rsidDel="00550549">
                <w:rPr>
                  <w:rFonts w:hint="eastAsia"/>
                  <w:kern w:val="0"/>
                  <w:sz w:val="15"/>
                  <w:szCs w:val="15"/>
                </w:rPr>
                <w:delText>11'16.54</w:delText>
              </w:r>
              <w:r w:rsidDel="00550549">
                <w:rPr>
                  <w:rFonts w:hint="eastAsia"/>
                  <w:kern w:val="0"/>
                  <w:sz w:val="15"/>
                  <w:szCs w:val="15"/>
                </w:rPr>
                <w:delText>″</w:delText>
              </w:r>
            </w:del>
          </w:p>
        </w:tc>
        <w:tc>
          <w:tcPr>
            <w:tcW w:w="800" w:type="pct"/>
            <w:tcBorders>
              <w:top w:val="nil"/>
              <w:left w:val="nil"/>
              <w:bottom w:val="nil"/>
            </w:tcBorders>
            <w:noWrap/>
            <w:tcMar>
              <w:top w:w="15" w:type="dxa"/>
              <w:left w:w="15" w:type="dxa"/>
              <w:right w:w="15" w:type="dxa"/>
            </w:tcMar>
            <w:vAlign w:val="center"/>
            <w:tcPrChange w:id="660" w:author="胡 悦琳" w:date="2021-09-13T17:26:00Z">
              <w:tcPr>
                <w:tcW w:w="982" w:type="pct"/>
                <w:noWrap/>
                <w:tcMar>
                  <w:top w:w="15" w:type="dxa"/>
                  <w:left w:w="15" w:type="dxa"/>
                  <w:right w:w="15" w:type="dxa"/>
                </w:tcMar>
                <w:vAlign w:val="center"/>
              </w:tcPr>
            </w:tcPrChange>
          </w:tcPr>
          <w:p w14:paraId="68D18F81" w14:textId="77777777" w:rsidR="00C64CD2" w:rsidRDefault="00C64CD2" w:rsidP="009A7E5F">
            <w:pPr>
              <w:spacing w:line="480" w:lineRule="auto"/>
              <w:ind w:firstLine="0"/>
              <w:jc w:val="center"/>
              <w:rPr>
                <w:kern w:val="0"/>
                <w:sz w:val="15"/>
                <w:szCs w:val="15"/>
              </w:rPr>
            </w:pPr>
            <w:ins w:id="661" w:author="胡 悦琳" w:date="2021-09-13T17:29:00Z">
              <w:r>
                <w:rPr>
                  <w:rFonts w:hint="eastAsia"/>
                  <w:kern w:val="0"/>
                  <w:sz w:val="15"/>
                  <w:szCs w:val="15"/>
                </w:rPr>
                <w:t>11.58</w:t>
              </w:r>
            </w:ins>
            <w:del w:id="662" w:author="胡 悦琳" w:date="2021-09-13T17:29:00Z">
              <w:r w:rsidDel="00550549">
                <w:rPr>
                  <w:rFonts w:hint="eastAsia"/>
                  <w:kern w:val="0"/>
                  <w:sz w:val="15"/>
                  <w:szCs w:val="15"/>
                </w:rPr>
                <w:delText>42.25</w:delText>
              </w:r>
            </w:del>
          </w:p>
        </w:tc>
      </w:tr>
      <w:tr w:rsidR="00C64CD2" w14:paraId="1409C02B" w14:textId="77777777" w:rsidTr="009A7E5F">
        <w:trPr>
          <w:trHeight w:val="270"/>
          <w:trPrChange w:id="663" w:author="胡 悦琳" w:date="2021-09-13T17:26:00Z">
            <w:trPr>
              <w:trHeight w:val="270"/>
            </w:trPr>
          </w:trPrChange>
        </w:trPr>
        <w:tc>
          <w:tcPr>
            <w:tcW w:w="371" w:type="pct"/>
            <w:tcBorders>
              <w:top w:val="nil"/>
              <w:bottom w:val="nil"/>
              <w:right w:val="nil"/>
            </w:tcBorders>
            <w:noWrap/>
            <w:tcMar>
              <w:top w:w="15" w:type="dxa"/>
              <w:left w:w="15" w:type="dxa"/>
              <w:right w:w="15" w:type="dxa"/>
            </w:tcMar>
            <w:vAlign w:val="center"/>
            <w:tcPrChange w:id="664" w:author="胡 悦琳" w:date="2021-09-13T17:26:00Z">
              <w:tcPr>
                <w:tcW w:w="509" w:type="pct"/>
                <w:noWrap/>
                <w:tcMar>
                  <w:top w:w="15" w:type="dxa"/>
                  <w:left w:w="15" w:type="dxa"/>
                  <w:right w:w="15" w:type="dxa"/>
                </w:tcMar>
                <w:vAlign w:val="center"/>
              </w:tcPr>
            </w:tcPrChange>
          </w:tcPr>
          <w:p w14:paraId="7413022B" w14:textId="77777777" w:rsidR="00C64CD2" w:rsidRDefault="00C64CD2" w:rsidP="009A7E5F">
            <w:pPr>
              <w:spacing w:line="480" w:lineRule="auto"/>
              <w:ind w:firstLine="0"/>
              <w:jc w:val="center"/>
              <w:rPr>
                <w:kern w:val="0"/>
                <w:sz w:val="15"/>
                <w:szCs w:val="15"/>
              </w:rPr>
            </w:pPr>
            <w:ins w:id="665" w:author="胡 悦琳" w:date="2021-09-13T17:29:00Z">
              <w:r>
                <w:rPr>
                  <w:rFonts w:hint="eastAsia"/>
                  <w:kern w:val="0"/>
                  <w:sz w:val="15"/>
                  <w:szCs w:val="15"/>
                </w:rPr>
                <w:t>45</w:t>
              </w:r>
            </w:ins>
            <w:del w:id="666" w:author="胡 悦琳" w:date="2021-09-13T17:29:00Z">
              <w:r w:rsidDel="004B4F61">
                <w:rPr>
                  <w:rFonts w:hint="eastAsia"/>
                  <w:kern w:val="0"/>
                  <w:sz w:val="15"/>
                  <w:szCs w:val="15"/>
                </w:rPr>
                <w:delText>12</w:delText>
              </w:r>
            </w:del>
          </w:p>
        </w:tc>
        <w:tc>
          <w:tcPr>
            <w:tcW w:w="1830" w:type="pct"/>
            <w:tcBorders>
              <w:top w:val="nil"/>
              <w:left w:val="nil"/>
              <w:bottom w:val="nil"/>
              <w:right w:val="nil"/>
            </w:tcBorders>
            <w:noWrap/>
            <w:tcMar>
              <w:top w:w="15" w:type="dxa"/>
              <w:left w:w="15" w:type="dxa"/>
              <w:right w:w="15" w:type="dxa"/>
            </w:tcMar>
            <w:vAlign w:val="center"/>
            <w:tcPrChange w:id="667" w:author="胡 悦琳" w:date="2021-09-13T17:26:00Z">
              <w:tcPr>
                <w:tcW w:w="1694" w:type="pct"/>
                <w:noWrap/>
                <w:tcMar>
                  <w:top w:w="15" w:type="dxa"/>
                  <w:left w:w="15" w:type="dxa"/>
                  <w:right w:w="15" w:type="dxa"/>
                </w:tcMar>
                <w:vAlign w:val="center"/>
              </w:tcPr>
            </w:tcPrChange>
          </w:tcPr>
          <w:p w14:paraId="1847192B" w14:textId="77777777" w:rsidR="00C64CD2" w:rsidRDefault="00C64CD2" w:rsidP="009A7E5F">
            <w:pPr>
              <w:spacing w:line="480" w:lineRule="auto"/>
              <w:ind w:firstLine="0"/>
              <w:jc w:val="center"/>
              <w:rPr>
                <w:kern w:val="0"/>
                <w:sz w:val="15"/>
                <w:szCs w:val="15"/>
              </w:rPr>
            </w:pPr>
            <w:ins w:id="668" w:author="胡 悦琳" w:date="2021-09-13T17:29:00Z">
              <w:r>
                <w:rPr>
                  <w:rFonts w:hint="eastAsia"/>
                  <w:kern w:val="0"/>
                  <w:sz w:val="15"/>
                  <w:szCs w:val="15"/>
                </w:rPr>
                <w:t>18</w:t>
              </w:r>
              <w:r>
                <w:rPr>
                  <w:rFonts w:hint="eastAsia"/>
                  <w:kern w:val="0"/>
                  <w:sz w:val="15"/>
                  <w:szCs w:val="15"/>
                </w:rPr>
                <w:t>°</w:t>
              </w:r>
              <w:r>
                <w:rPr>
                  <w:rFonts w:hint="eastAsia"/>
                  <w:kern w:val="0"/>
                  <w:sz w:val="15"/>
                  <w:szCs w:val="15"/>
                </w:rPr>
                <w:t>57'45.27</w:t>
              </w:r>
              <w:r>
                <w:rPr>
                  <w:rFonts w:hint="eastAsia"/>
                  <w:kern w:val="0"/>
                  <w:sz w:val="15"/>
                  <w:szCs w:val="15"/>
                </w:rPr>
                <w:t>″</w:t>
              </w:r>
            </w:ins>
            <w:del w:id="669" w:author="胡 悦琳" w:date="2021-09-13T17:29:00Z">
              <w:r w:rsidDel="004B4F61">
                <w:rPr>
                  <w:rFonts w:hint="eastAsia"/>
                  <w:kern w:val="0"/>
                  <w:sz w:val="15"/>
                  <w:szCs w:val="15"/>
                </w:rPr>
                <w:delText>19</w:delText>
              </w:r>
              <w:r w:rsidDel="004B4F61">
                <w:rPr>
                  <w:rFonts w:hint="eastAsia"/>
                  <w:kern w:val="0"/>
                  <w:sz w:val="15"/>
                  <w:szCs w:val="15"/>
                </w:rPr>
                <w:delText>°</w:delText>
              </w:r>
              <w:r w:rsidDel="004B4F61">
                <w:rPr>
                  <w:rFonts w:hint="eastAsia"/>
                  <w:kern w:val="0"/>
                  <w:sz w:val="15"/>
                  <w:szCs w:val="15"/>
                </w:rPr>
                <w:delText>00'26.11</w:delText>
              </w:r>
              <w:r w:rsidDel="004B4F61">
                <w:rPr>
                  <w:rFonts w:hint="eastAsia"/>
                  <w:kern w:val="0"/>
                  <w:sz w:val="15"/>
                  <w:szCs w:val="15"/>
                </w:rPr>
                <w:delText>″</w:delText>
              </w:r>
            </w:del>
          </w:p>
        </w:tc>
        <w:tc>
          <w:tcPr>
            <w:tcW w:w="1999" w:type="pct"/>
            <w:tcBorders>
              <w:top w:val="nil"/>
              <w:left w:val="nil"/>
              <w:bottom w:val="nil"/>
              <w:right w:val="nil"/>
            </w:tcBorders>
            <w:noWrap/>
            <w:tcMar>
              <w:top w:w="15" w:type="dxa"/>
              <w:left w:w="15" w:type="dxa"/>
              <w:right w:w="15" w:type="dxa"/>
            </w:tcMar>
            <w:vAlign w:val="center"/>
            <w:tcPrChange w:id="670" w:author="胡 悦琳" w:date="2021-09-13T17:26:00Z">
              <w:tcPr>
                <w:tcW w:w="1813" w:type="pct"/>
                <w:noWrap/>
                <w:tcMar>
                  <w:top w:w="15" w:type="dxa"/>
                  <w:left w:w="15" w:type="dxa"/>
                  <w:right w:w="15" w:type="dxa"/>
                </w:tcMar>
                <w:vAlign w:val="center"/>
              </w:tcPr>
            </w:tcPrChange>
          </w:tcPr>
          <w:p w14:paraId="7A9D4FAC" w14:textId="77777777" w:rsidR="00C64CD2" w:rsidRDefault="00C64CD2" w:rsidP="009A7E5F">
            <w:pPr>
              <w:spacing w:line="480" w:lineRule="auto"/>
              <w:ind w:firstLine="0"/>
              <w:jc w:val="center"/>
              <w:rPr>
                <w:kern w:val="0"/>
                <w:sz w:val="15"/>
                <w:szCs w:val="15"/>
              </w:rPr>
            </w:pPr>
            <w:ins w:id="671" w:author="胡 悦琳" w:date="2021-09-13T17:29:00Z">
              <w:r>
                <w:rPr>
                  <w:rFonts w:hint="eastAsia"/>
                  <w:kern w:val="0"/>
                  <w:sz w:val="15"/>
                  <w:szCs w:val="15"/>
                </w:rPr>
                <w:t>110</w:t>
              </w:r>
              <w:r>
                <w:rPr>
                  <w:rFonts w:hint="eastAsia"/>
                  <w:kern w:val="0"/>
                  <w:sz w:val="15"/>
                  <w:szCs w:val="15"/>
                </w:rPr>
                <w:t>°</w:t>
              </w:r>
              <w:r>
                <w:rPr>
                  <w:rFonts w:hint="eastAsia"/>
                  <w:kern w:val="0"/>
                  <w:sz w:val="15"/>
                  <w:szCs w:val="15"/>
                </w:rPr>
                <w:t>08'51.91</w:t>
              </w:r>
              <w:r>
                <w:rPr>
                  <w:rFonts w:hint="eastAsia"/>
                  <w:kern w:val="0"/>
                  <w:sz w:val="15"/>
                  <w:szCs w:val="15"/>
                </w:rPr>
                <w:t>″</w:t>
              </w:r>
            </w:ins>
            <w:del w:id="672" w:author="胡 悦琳" w:date="2021-09-13T17:29:00Z">
              <w:r w:rsidDel="004B4F61">
                <w:rPr>
                  <w:rFonts w:hint="eastAsia"/>
                  <w:kern w:val="0"/>
                  <w:sz w:val="15"/>
                  <w:szCs w:val="15"/>
                </w:rPr>
                <w:delText>110</w:delText>
              </w:r>
              <w:r w:rsidDel="004B4F61">
                <w:rPr>
                  <w:rFonts w:hint="eastAsia"/>
                  <w:kern w:val="0"/>
                  <w:sz w:val="15"/>
                  <w:szCs w:val="15"/>
                </w:rPr>
                <w:delText>°</w:delText>
              </w:r>
              <w:r w:rsidDel="004B4F61">
                <w:rPr>
                  <w:rFonts w:hint="eastAsia"/>
                  <w:kern w:val="0"/>
                  <w:sz w:val="15"/>
                  <w:szCs w:val="15"/>
                </w:rPr>
                <w:delText>11'07.51</w:delText>
              </w:r>
              <w:r w:rsidDel="004B4F61">
                <w:rPr>
                  <w:rFonts w:hint="eastAsia"/>
                  <w:kern w:val="0"/>
                  <w:sz w:val="15"/>
                  <w:szCs w:val="15"/>
                </w:rPr>
                <w:delText>″</w:delText>
              </w:r>
            </w:del>
          </w:p>
        </w:tc>
        <w:tc>
          <w:tcPr>
            <w:tcW w:w="800" w:type="pct"/>
            <w:tcBorders>
              <w:top w:val="nil"/>
              <w:left w:val="nil"/>
              <w:bottom w:val="nil"/>
            </w:tcBorders>
            <w:noWrap/>
            <w:tcMar>
              <w:top w:w="15" w:type="dxa"/>
              <w:left w:w="15" w:type="dxa"/>
              <w:right w:w="15" w:type="dxa"/>
            </w:tcMar>
            <w:vAlign w:val="center"/>
            <w:tcPrChange w:id="673" w:author="胡 悦琳" w:date="2021-09-13T17:26:00Z">
              <w:tcPr>
                <w:tcW w:w="982" w:type="pct"/>
                <w:noWrap/>
                <w:tcMar>
                  <w:top w:w="15" w:type="dxa"/>
                  <w:left w:w="15" w:type="dxa"/>
                  <w:right w:w="15" w:type="dxa"/>
                </w:tcMar>
                <w:vAlign w:val="center"/>
              </w:tcPr>
            </w:tcPrChange>
          </w:tcPr>
          <w:p w14:paraId="00067D83" w14:textId="77777777" w:rsidR="00C64CD2" w:rsidRDefault="00C64CD2" w:rsidP="009A7E5F">
            <w:pPr>
              <w:spacing w:line="480" w:lineRule="auto"/>
              <w:ind w:firstLine="0"/>
              <w:jc w:val="center"/>
              <w:rPr>
                <w:kern w:val="0"/>
                <w:sz w:val="15"/>
                <w:szCs w:val="15"/>
              </w:rPr>
            </w:pPr>
            <w:ins w:id="674" w:author="胡 悦琳" w:date="2021-09-13T17:29:00Z">
              <w:r>
                <w:rPr>
                  <w:rFonts w:hint="eastAsia"/>
                  <w:kern w:val="0"/>
                  <w:sz w:val="15"/>
                  <w:szCs w:val="15"/>
                </w:rPr>
                <w:t>13.98</w:t>
              </w:r>
            </w:ins>
            <w:del w:id="675" w:author="胡 悦琳" w:date="2021-09-13T17:29:00Z">
              <w:r w:rsidDel="004B4F61">
                <w:rPr>
                  <w:rFonts w:hint="eastAsia"/>
                  <w:kern w:val="0"/>
                  <w:sz w:val="15"/>
                  <w:szCs w:val="15"/>
                </w:rPr>
                <w:delText>43.57</w:delText>
              </w:r>
            </w:del>
          </w:p>
        </w:tc>
      </w:tr>
      <w:tr w:rsidR="00C64CD2" w14:paraId="5B381679" w14:textId="77777777" w:rsidTr="009A7E5F">
        <w:trPr>
          <w:trHeight w:val="270"/>
          <w:trPrChange w:id="676" w:author="胡 悦琳" w:date="2021-09-13T17:26:00Z">
            <w:trPr>
              <w:trHeight w:val="270"/>
            </w:trPr>
          </w:trPrChange>
        </w:trPr>
        <w:tc>
          <w:tcPr>
            <w:tcW w:w="371" w:type="pct"/>
            <w:tcBorders>
              <w:top w:val="nil"/>
              <w:bottom w:val="single" w:sz="12" w:space="0" w:color="000000"/>
              <w:right w:val="nil"/>
            </w:tcBorders>
            <w:noWrap/>
            <w:tcMar>
              <w:top w:w="15" w:type="dxa"/>
              <w:left w:w="15" w:type="dxa"/>
              <w:right w:w="15" w:type="dxa"/>
            </w:tcMar>
            <w:vAlign w:val="center"/>
            <w:tcPrChange w:id="677" w:author="胡 悦琳" w:date="2021-09-13T17:26:00Z">
              <w:tcPr>
                <w:tcW w:w="509" w:type="pct"/>
                <w:tcBorders>
                  <w:bottom w:val="single" w:sz="12" w:space="0" w:color="000000"/>
                </w:tcBorders>
                <w:noWrap/>
                <w:tcMar>
                  <w:top w:w="15" w:type="dxa"/>
                  <w:left w:w="15" w:type="dxa"/>
                  <w:right w:w="15" w:type="dxa"/>
                </w:tcMar>
                <w:vAlign w:val="center"/>
              </w:tcPr>
            </w:tcPrChange>
          </w:tcPr>
          <w:p w14:paraId="551DE03A" w14:textId="77777777" w:rsidR="00C64CD2" w:rsidRDefault="00C64CD2" w:rsidP="009A7E5F">
            <w:pPr>
              <w:spacing w:line="480" w:lineRule="auto"/>
              <w:ind w:firstLine="0"/>
              <w:jc w:val="center"/>
              <w:rPr>
                <w:kern w:val="0"/>
                <w:sz w:val="15"/>
                <w:szCs w:val="15"/>
              </w:rPr>
            </w:pPr>
            <w:ins w:id="678" w:author="胡 悦琳" w:date="2021-09-13T17:29:00Z">
              <w:r>
                <w:rPr>
                  <w:rFonts w:hint="eastAsia"/>
                  <w:kern w:val="0"/>
                  <w:sz w:val="15"/>
                  <w:szCs w:val="15"/>
                </w:rPr>
                <w:t>50</w:t>
              </w:r>
            </w:ins>
            <w:del w:id="679" w:author="胡 悦琳" w:date="2021-09-13T17:29:00Z">
              <w:r w:rsidDel="00263348">
                <w:rPr>
                  <w:rFonts w:hint="eastAsia"/>
                  <w:kern w:val="0"/>
                  <w:sz w:val="15"/>
                  <w:szCs w:val="15"/>
                </w:rPr>
                <w:delText>13</w:delText>
              </w:r>
            </w:del>
          </w:p>
        </w:tc>
        <w:tc>
          <w:tcPr>
            <w:tcW w:w="1830" w:type="pct"/>
            <w:tcBorders>
              <w:top w:val="nil"/>
              <w:left w:val="nil"/>
              <w:bottom w:val="single" w:sz="12" w:space="0" w:color="000000"/>
              <w:right w:val="nil"/>
            </w:tcBorders>
            <w:noWrap/>
            <w:tcMar>
              <w:top w:w="15" w:type="dxa"/>
              <w:left w:w="15" w:type="dxa"/>
              <w:right w:w="15" w:type="dxa"/>
            </w:tcMar>
            <w:vAlign w:val="center"/>
            <w:tcPrChange w:id="680" w:author="胡 悦琳" w:date="2021-09-13T17:26:00Z">
              <w:tcPr>
                <w:tcW w:w="1694" w:type="pct"/>
                <w:tcBorders>
                  <w:bottom w:val="single" w:sz="12" w:space="0" w:color="000000"/>
                </w:tcBorders>
                <w:noWrap/>
                <w:tcMar>
                  <w:top w:w="15" w:type="dxa"/>
                  <w:left w:w="15" w:type="dxa"/>
                  <w:right w:w="15" w:type="dxa"/>
                </w:tcMar>
                <w:vAlign w:val="center"/>
              </w:tcPr>
            </w:tcPrChange>
          </w:tcPr>
          <w:p w14:paraId="762FF7D0" w14:textId="77777777" w:rsidR="00C64CD2" w:rsidRDefault="00C64CD2" w:rsidP="009A7E5F">
            <w:pPr>
              <w:spacing w:line="480" w:lineRule="auto"/>
              <w:ind w:firstLine="0"/>
              <w:jc w:val="center"/>
              <w:rPr>
                <w:kern w:val="0"/>
                <w:sz w:val="15"/>
                <w:szCs w:val="15"/>
              </w:rPr>
            </w:pPr>
            <w:ins w:id="681" w:author="胡 悦琳" w:date="2021-09-13T17:29:00Z">
              <w:r>
                <w:rPr>
                  <w:rFonts w:hint="eastAsia"/>
                  <w:kern w:val="0"/>
                  <w:sz w:val="15"/>
                  <w:szCs w:val="15"/>
                </w:rPr>
                <w:t>18</w:t>
              </w:r>
              <w:r>
                <w:rPr>
                  <w:rFonts w:hint="eastAsia"/>
                  <w:kern w:val="0"/>
                  <w:sz w:val="15"/>
                  <w:szCs w:val="15"/>
                </w:rPr>
                <w:t>°</w:t>
              </w:r>
              <w:r>
                <w:rPr>
                  <w:rFonts w:hint="eastAsia"/>
                  <w:kern w:val="0"/>
                  <w:sz w:val="15"/>
                  <w:szCs w:val="15"/>
                </w:rPr>
                <w:t>59'06.54</w:t>
              </w:r>
              <w:r>
                <w:rPr>
                  <w:rFonts w:hint="eastAsia"/>
                  <w:kern w:val="0"/>
                  <w:sz w:val="15"/>
                  <w:szCs w:val="15"/>
                </w:rPr>
                <w:t>″</w:t>
              </w:r>
            </w:ins>
            <w:del w:id="682" w:author="胡 悦琳" w:date="2021-09-13T17:29:00Z">
              <w:r w:rsidDel="00263348">
                <w:rPr>
                  <w:rFonts w:hint="eastAsia"/>
                  <w:kern w:val="0"/>
                  <w:sz w:val="15"/>
                  <w:szCs w:val="15"/>
                </w:rPr>
                <w:delText>19</w:delText>
              </w:r>
              <w:r w:rsidDel="00263348">
                <w:rPr>
                  <w:rFonts w:hint="eastAsia"/>
                  <w:kern w:val="0"/>
                  <w:sz w:val="15"/>
                  <w:szCs w:val="15"/>
                </w:rPr>
                <w:delText>°</w:delText>
              </w:r>
              <w:r w:rsidDel="00263348">
                <w:rPr>
                  <w:rFonts w:hint="eastAsia"/>
                  <w:kern w:val="0"/>
                  <w:sz w:val="15"/>
                  <w:szCs w:val="15"/>
                </w:rPr>
                <w:delText>00'52.14</w:delText>
              </w:r>
              <w:r w:rsidDel="00263348">
                <w:rPr>
                  <w:rFonts w:hint="eastAsia"/>
                  <w:kern w:val="0"/>
                  <w:sz w:val="15"/>
                  <w:szCs w:val="15"/>
                </w:rPr>
                <w:delText>″</w:delText>
              </w:r>
            </w:del>
          </w:p>
        </w:tc>
        <w:tc>
          <w:tcPr>
            <w:tcW w:w="1999" w:type="pct"/>
            <w:tcBorders>
              <w:top w:val="nil"/>
              <w:left w:val="nil"/>
              <w:bottom w:val="single" w:sz="12" w:space="0" w:color="000000"/>
              <w:right w:val="nil"/>
            </w:tcBorders>
            <w:noWrap/>
            <w:tcMar>
              <w:top w:w="15" w:type="dxa"/>
              <w:left w:w="15" w:type="dxa"/>
              <w:right w:w="15" w:type="dxa"/>
            </w:tcMar>
            <w:vAlign w:val="center"/>
            <w:tcPrChange w:id="683" w:author="胡 悦琳" w:date="2021-09-13T17:26:00Z">
              <w:tcPr>
                <w:tcW w:w="1813" w:type="pct"/>
                <w:tcBorders>
                  <w:bottom w:val="single" w:sz="12" w:space="0" w:color="000000"/>
                </w:tcBorders>
                <w:noWrap/>
                <w:tcMar>
                  <w:top w:w="15" w:type="dxa"/>
                  <w:left w:w="15" w:type="dxa"/>
                  <w:right w:w="15" w:type="dxa"/>
                </w:tcMar>
                <w:vAlign w:val="center"/>
              </w:tcPr>
            </w:tcPrChange>
          </w:tcPr>
          <w:p w14:paraId="2942E006" w14:textId="77777777" w:rsidR="00C64CD2" w:rsidRDefault="00C64CD2" w:rsidP="009A7E5F">
            <w:pPr>
              <w:spacing w:line="480" w:lineRule="auto"/>
              <w:ind w:firstLine="0"/>
              <w:jc w:val="center"/>
              <w:rPr>
                <w:kern w:val="0"/>
                <w:sz w:val="15"/>
                <w:szCs w:val="15"/>
              </w:rPr>
            </w:pPr>
            <w:ins w:id="684" w:author="胡 悦琳" w:date="2021-09-13T17:29:00Z">
              <w:r>
                <w:rPr>
                  <w:rFonts w:hint="eastAsia"/>
                  <w:kern w:val="0"/>
                  <w:sz w:val="15"/>
                  <w:szCs w:val="15"/>
                </w:rPr>
                <w:t>110</w:t>
              </w:r>
              <w:r>
                <w:rPr>
                  <w:rFonts w:hint="eastAsia"/>
                  <w:kern w:val="0"/>
                  <w:sz w:val="15"/>
                  <w:szCs w:val="15"/>
                </w:rPr>
                <w:t>°</w:t>
              </w:r>
              <w:r>
                <w:rPr>
                  <w:rFonts w:hint="eastAsia"/>
                  <w:kern w:val="0"/>
                  <w:sz w:val="15"/>
                  <w:szCs w:val="15"/>
                </w:rPr>
                <w:t>08'31.71</w:t>
              </w:r>
              <w:r>
                <w:rPr>
                  <w:rFonts w:hint="eastAsia"/>
                  <w:kern w:val="0"/>
                  <w:sz w:val="15"/>
                  <w:szCs w:val="15"/>
                </w:rPr>
                <w:t>″</w:t>
              </w:r>
            </w:ins>
            <w:del w:id="685" w:author="胡 悦琳" w:date="2021-09-13T17:29:00Z">
              <w:r w:rsidDel="00263348">
                <w:rPr>
                  <w:rFonts w:hint="eastAsia"/>
                  <w:kern w:val="0"/>
                  <w:sz w:val="15"/>
                  <w:szCs w:val="15"/>
                </w:rPr>
                <w:delText>110</w:delText>
              </w:r>
              <w:r w:rsidDel="00263348">
                <w:rPr>
                  <w:rFonts w:hint="eastAsia"/>
                  <w:kern w:val="0"/>
                  <w:sz w:val="15"/>
                  <w:szCs w:val="15"/>
                </w:rPr>
                <w:delText>°</w:delText>
              </w:r>
              <w:r w:rsidDel="00263348">
                <w:rPr>
                  <w:rFonts w:hint="eastAsia"/>
                  <w:kern w:val="0"/>
                  <w:sz w:val="15"/>
                  <w:szCs w:val="15"/>
                </w:rPr>
                <w:delText>11'13.40</w:delText>
              </w:r>
              <w:r w:rsidDel="00263348">
                <w:rPr>
                  <w:rFonts w:hint="eastAsia"/>
                  <w:kern w:val="0"/>
                  <w:sz w:val="15"/>
                  <w:szCs w:val="15"/>
                </w:rPr>
                <w:delText>″</w:delText>
              </w:r>
            </w:del>
          </w:p>
        </w:tc>
        <w:tc>
          <w:tcPr>
            <w:tcW w:w="800" w:type="pct"/>
            <w:tcBorders>
              <w:top w:val="nil"/>
              <w:left w:val="nil"/>
              <w:bottom w:val="single" w:sz="12" w:space="0" w:color="000000"/>
            </w:tcBorders>
            <w:noWrap/>
            <w:tcMar>
              <w:top w:w="15" w:type="dxa"/>
              <w:left w:w="15" w:type="dxa"/>
              <w:right w:w="15" w:type="dxa"/>
            </w:tcMar>
            <w:vAlign w:val="center"/>
            <w:tcPrChange w:id="686" w:author="胡 悦琳" w:date="2021-09-13T17:26:00Z">
              <w:tcPr>
                <w:tcW w:w="982" w:type="pct"/>
                <w:tcBorders>
                  <w:bottom w:val="single" w:sz="12" w:space="0" w:color="000000"/>
                </w:tcBorders>
                <w:noWrap/>
                <w:tcMar>
                  <w:top w:w="15" w:type="dxa"/>
                  <w:left w:w="15" w:type="dxa"/>
                  <w:right w:w="15" w:type="dxa"/>
                </w:tcMar>
                <w:vAlign w:val="center"/>
              </w:tcPr>
            </w:tcPrChange>
          </w:tcPr>
          <w:p w14:paraId="05990A98" w14:textId="77777777" w:rsidR="00C64CD2" w:rsidRDefault="00C64CD2" w:rsidP="009A7E5F">
            <w:pPr>
              <w:spacing w:line="480" w:lineRule="auto"/>
              <w:ind w:firstLine="0"/>
              <w:jc w:val="center"/>
              <w:rPr>
                <w:kern w:val="0"/>
                <w:sz w:val="15"/>
                <w:szCs w:val="15"/>
              </w:rPr>
            </w:pPr>
            <w:ins w:id="687" w:author="胡 悦琳" w:date="2021-09-13T17:29:00Z">
              <w:r>
                <w:rPr>
                  <w:rFonts w:hint="eastAsia"/>
                  <w:kern w:val="0"/>
                  <w:sz w:val="15"/>
                  <w:szCs w:val="15"/>
                </w:rPr>
                <w:t>25.88</w:t>
              </w:r>
            </w:ins>
            <w:del w:id="688" w:author="胡 悦琳" w:date="2021-09-13T17:29:00Z">
              <w:r w:rsidDel="00263348">
                <w:rPr>
                  <w:rFonts w:hint="eastAsia"/>
                  <w:kern w:val="0"/>
                  <w:sz w:val="15"/>
                  <w:szCs w:val="15"/>
                </w:rPr>
                <w:delText>45.91</w:delText>
              </w:r>
            </w:del>
          </w:p>
        </w:tc>
      </w:tr>
    </w:tbl>
    <w:bookmarkEnd w:id="525"/>
    <w:bookmarkEnd w:id="526"/>
    <w:bookmarkEnd w:id="527"/>
    <w:bookmarkEnd w:id="528"/>
    <w:bookmarkEnd w:id="534"/>
    <w:commentRangeEnd w:id="520"/>
    <w:p w14:paraId="11C31513" w14:textId="77777777" w:rsidR="00C64CD2" w:rsidRDefault="00C64CD2" w:rsidP="00C64CD2">
      <w:pPr>
        <w:pStyle w:val="5"/>
        <w:spacing w:line="480" w:lineRule="auto"/>
        <w:rPr>
          <w:rFonts w:ascii="宋体" w:eastAsia="宋体" w:hAnsi="宋体"/>
          <w:b/>
          <w:sz w:val="21"/>
          <w:szCs w:val="21"/>
        </w:rPr>
      </w:pPr>
      <w:r>
        <w:rPr>
          <w:rStyle w:val="ad"/>
          <w:rFonts w:eastAsia="宋体"/>
          <w:bCs w:val="0"/>
          <w:spacing w:val="0"/>
        </w:rPr>
        <w:commentReference w:id="520"/>
      </w:r>
      <w:r>
        <w:rPr>
          <w:rFonts w:ascii="宋体" w:eastAsia="宋体" w:hAnsi="宋体" w:hint="eastAsia"/>
          <w:b/>
          <w:sz w:val="21"/>
          <w:szCs w:val="21"/>
        </w:rPr>
        <w:t>1</w:t>
      </w:r>
      <w:r>
        <w:rPr>
          <w:rFonts w:ascii="宋体" w:eastAsia="宋体" w:hAnsi="宋体"/>
          <w:b/>
          <w:sz w:val="21"/>
          <w:szCs w:val="21"/>
        </w:rPr>
        <w:t>.3</w:t>
      </w:r>
      <w:r>
        <w:rPr>
          <w:rFonts w:ascii="宋体" w:eastAsia="宋体" w:hAnsi="宋体" w:hint="eastAsia"/>
          <w:b/>
          <w:sz w:val="21"/>
          <w:szCs w:val="21"/>
        </w:rPr>
        <w:t>遥感数据的获取</w:t>
      </w:r>
    </w:p>
    <w:p w14:paraId="040C29B6" w14:textId="77777777" w:rsidR="00C64CD2" w:rsidRDefault="00C64CD2" w:rsidP="00C64CD2">
      <w:pPr>
        <w:spacing w:line="480" w:lineRule="auto"/>
        <w:rPr>
          <w:rFonts w:ascii="宋体" w:eastAsia="宋体" w:hAnsi="宋体"/>
          <w:sz w:val="21"/>
        </w:rPr>
      </w:pPr>
      <w:r>
        <w:rPr>
          <w:rFonts w:ascii="宋体" w:eastAsia="宋体" w:hAnsi="宋体" w:hint="eastAsia"/>
          <w:sz w:val="21"/>
        </w:rPr>
        <w:t>本研究采用的遥感影像为Landsat -8OLI多光谱数据。为了能够更准确地进行水深反演，遥感影像的选择时考虑云影响和时间。最终选择了成像时间为2015/11/17日，云量为3.29的LC81240472015321LGN00遥感影像（地理空间数据云，2</w:t>
      </w:r>
      <w:r>
        <w:rPr>
          <w:rFonts w:ascii="宋体" w:eastAsia="宋体" w:hAnsi="宋体"/>
          <w:sz w:val="21"/>
        </w:rPr>
        <w:t>021</w:t>
      </w:r>
      <w:r>
        <w:rPr>
          <w:rFonts w:ascii="宋体" w:eastAsia="宋体" w:hAnsi="宋体" w:hint="eastAsia"/>
          <w:sz w:val="21"/>
        </w:rPr>
        <w:t>）。</w:t>
      </w:r>
    </w:p>
    <w:p w14:paraId="61A8DA3F" w14:textId="77777777" w:rsidR="00C64CD2" w:rsidRDefault="00C64CD2" w:rsidP="00C64CD2">
      <w:pPr>
        <w:spacing w:line="480" w:lineRule="auto"/>
        <w:rPr>
          <w:rFonts w:ascii="宋体" w:eastAsia="宋体" w:hAnsi="宋体"/>
          <w:sz w:val="21"/>
        </w:rPr>
      </w:pPr>
      <w:r>
        <w:rPr>
          <w:rFonts w:ascii="宋体" w:eastAsia="宋体" w:hAnsi="宋体" w:hint="eastAsia"/>
          <w:sz w:val="21"/>
        </w:rPr>
        <w:t>本文使用的遥感影像为LIT级产品，经过了系统的辐射纠正、几何纠正等处理．采用FLAASH(Fast Line—of—sight Atmospheric Analysis of Spectral Hyper cubes)大气校正模型对OLI数据进行大气校正，将影像的DN值转换为表观辐亮度，再进一步转换为海水反射率．选</w:t>
      </w:r>
      <w:r>
        <w:rPr>
          <w:rFonts w:ascii="宋体" w:eastAsia="宋体" w:hAnsi="宋体" w:hint="eastAsia"/>
          <w:sz w:val="21"/>
        </w:rPr>
        <w:t>取相关参数如下表3。</w:t>
      </w:r>
    </w:p>
    <w:p w14:paraId="25C98665" w14:textId="77777777" w:rsidR="00C64CD2" w:rsidRDefault="00C64CD2" w:rsidP="00C64CD2">
      <w:pPr>
        <w:spacing w:line="480" w:lineRule="auto"/>
        <w:ind w:firstLine="0"/>
        <w:jc w:val="center"/>
        <w:rPr>
          <w:rFonts w:eastAsia="黑体"/>
          <w:kern w:val="0"/>
          <w:sz w:val="18"/>
          <w:szCs w:val="18"/>
        </w:rPr>
      </w:pPr>
      <w:r>
        <w:rPr>
          <w:rFonts w:eastAsia="黑体" w:hint="eastAsia"/>
          <w:kern w:val="0"/>
          <w:sz w:val="18"/>
          <w:szCs w:val="18"/>
        </w:rPr>
        <w:t>表</w:t>
      </w:r>
      <w:r>
        <w:rPr>
          <w:rFonts w:eastAsia="黑体" w:hint="eastAsia"/>
          <w:kern w:val="0"/>
          <w:sz w:val="18"/>
          <w:szCs w:val="18"/>
        </w:rPr>
        <w:t>3</w:t>
      </w:r>
      <w:r>
        <w:rPr>
          <w:rFonts w:eastAsia="黑体"/>
          <w:kern w:val="0"/>
          <w:sz w:val="18"/>
          <w:szCs w:val="18"/>
        </w:rPr>
        <w:t xml:space="preserve"> </w:t>
      </w:r>
      <w:r>
        <w:rPr>
          <w:rFonts w:eastAsia="黑体" w:hint="eastAsia"/>
          <w:kern w:val="0"/>
          <w:sz w:val="18"/>
          <w:szCs w:val="18"/>
        </w:rPr>
        <w:t>遥感影像预处理参数选取</w:t>
      </w:r>
    </w:p>
    <w:p w14:paraId="3F358C8F" w14:textId="77777777" w:rsidR="00C64CD2" w:rsidRDefault="00C64CD2" w:rsidP="00C64CD2">
      <w:pPr>
        <w:spacing w:line="480" w:lineRule="auto"/>
        <w:ind w:firstLine="0"/>
        <w:jc w:val="center"/>
        <w:rPr>
          <w:rFonts w:eastAsia="黑体"/>
          <w:kern w:val="0"/>
          <w:sz w:val="18"/>
          <w:szCs w:val="18"/>
        </w:rPr>
      </w:pPr>
      <w:r>
        <w:rPr>
          <w:rFonts w:eastAsia="黑体" w:hint="eastAsia"/>
          <w:kern w:val="0"/>
          <w:sz w:val="18"/>
          <w:szCs w:val="18"/>
        </w:rPr>
        <w:t>Table 3 Selection of remote sensing image preprocessing parameters</w:t>
      </w:r>
    </w:p>
    <w:tbl>
      <w:tblPr>
        <w:tblW w:w="0" w:type="auto"/>
        <w:tblInd w:w="108" w:type="dxa"/>
        <w:tblBorders>
          <w:insideH w:val="single" w:sz="4" w:space="0" w:color="auto"/>
          <w:insideV w:val="single" w:sz="4" w:space="0" w:color="auto"/>
        </w:tblBorders>
        <w:tblLook w:val="0000" w:firstRow="0" w:lastRow="0" w:firstColumn="0" w:lastColumn="0" w:noHBand="0" w:noVBand="0"/>
        <w:tblPrChange w:id="689" w:author="胡 悦琳" w:date="2021-09-13T17:31:00Z">
          <w:tblPr>
            <w:tblW w:w="0" w:type="auto"/>
            <w:tblInd w:w="108" w:type="dxa"/>
            <w:tblBorders>
              <w:insideH w:val="single" w:sz="4" w:space="0" w:color="auto"/>
              <w:insideV w:val="single" w:sz="4" w:space="0" w:color="auto"/>
            </w:tblBorders>
            <w:tblLook w:val="0000" w:firstRow="0" w:lastRow="0" w:firstColumn="0" w:lastColumn="0" w:noHBand="0" w:noVBand="0"/>
          </w:tblPr>
        </w:tblPrChange>
      </w:tblPr>
      <w:tblGrid>
        <w:gridCol w:w="2649"/>
        <w:gridCol w:w="1864"/>
        <w:tblGridChange w:id="690">
          <w:tblGrid>
            <w:gridCol w:w="2798"/>
            <w:gridCol w:w="1931"/>
          </w:tblGrid>
        </w:tblGridChange>
      </w:tblGrid>
      <w:tr w:rsidR="00C64CD2" w14:paraId="464E7F26" w14:textId="77777777" w:rsidTr="009A7E5F">
        <w:tc>
          <w:tcPr>
            <w:tcW w:w="0" w:type="auto"/>
            <w:tcBorders>
              <w:top w:val="single" w:sz="12" w:space="0" w:color="auto"/>
              <w:bottom w:val="single" w:sz="4" w:space="0" w:color="auto"/>
              <w:right w:val="nil"/>
            </w:tcBorders>
            <w:vAlign w:val="center"/>
            <w:tcPrChange w:id="691" w:author="胡 悦琳" w:date="2021-09-13T17:31:00Z">
              <w:tcPr>
                <w:tcW w:w="0" w:type="auto"/>
                <w:tcBorders>
                  <w:top w:val="single" w:sz="4" w:space="0" w:color="auto"/>
                  <w:bottom w:val="single" w:sz="4" w:space="0" w:color="auto"/>
                </w:tcBorders>
              </w:tcPr>
            </w:tcPrChange>
          </w:tcPr>
          <w:p w14:paraId="045E28D0"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Sensor Type（传感器类型）</w:t>
            </w:r>
          </w:p>
        </w:tc>
        <w:tc>
          <w:tcPr>
            <w:tcW w:w="0" w:type="auto"/>
            <w:tcBorders>
              <w:top w:val="single" w:sz="12" w:space="0" w:color="auto"/>
              <w:left w:val="nil"/>
              <w:bottom w:val="single" w:sz="4" w:space="0" w:color="auto"/>
            </w:tcBorders>
            <w:vAlign w:val="center"/>
            <w:tcPrChange w:id="692" w:author="胡 悦琳" w:date="2021-09-13T17:31:00Z">
              <w:tcPr>
                <w:tcW w:w="0" w:type="auto"/>
                <w:tcBorders>
                  <w:top w:val="single" w:sz="4" w:space="0" w:color="auto"/>
                  <w:bottom w:val="single" w:sz="4" w:space="0" w:color="auto"/>
                </w:tcBorders>
              </w:tcPr>
            </w:tcPrChange>
          </w:tcPr>
          <w:p w14:paraId="2B506564"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Landset8 OLI</w:t>
            </w:r>
          </w:p>
        </w:tc>
      </w:tr>
      <w:tr w:rsidR="00C64CD2" w14:paraId="1ADAF1BF" w14:textId="77777777" w:rsidTr="009A7E5F">
        <w:tc>
          <w:tcPr>
            <w:tcW w:w="0" w:type="auto"/>
            <w:tcBorders>
              <w:top w:val="single" w:sz="4" w:space="0" w:color="auto"/>
              <w:bottom w:val="nil"/>
              <w:right w:val="nil"/>
            </w:tcBorders>
            <w:vAlign w:val="center"/>
            <w:tcPrChange w:id="693" w:author="胡 悦琳" w:date="2021-09-13T17:31:00Z">
              <w:tcPr>
                <w:tcW w:w="0" w:type="auto"/>
                <w:tcBorders>
                  <w:top w:val="single" w:sz="4" w:space="0" w:color="auto"/>
                </w:tcBorders>
              </w:tcPr>
            </w:tcPrChange>
          </w:tcPr>
          <w:p w14:paraId="4C70BC21"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Ground Elevation（影像区域的平均地面高程）</w:t>
            </w:r>
          </w:p>
        </w:tc>
        <w:tc>
          <w:tcPr>
            <w:tcW w:w="0" w:type="auto"/>
            <w:tcBorders>
              <w:top w:val="single" w:sz="4" w:space="0" w:color="auto"/>
              <w:left w:val="nil"/>
              <w:bottom w:val="nil"/>
            </w:tcBorders>
            <w:vAlign w:val="center"/>
            <w:tcPrChange w:id="694" w:author="胡 悦琳" w:date="2021-09-13T17:31:00Z">
              <w:tcPr>
                <w:tcW w:w="0" w:type="auto"/>
                <w:tcBorders>
                  <w:top w:val="single" w:sz="4" w:space="0" w:color="auto"/>
                </w:tcBorders>
              </w:tcPr>
            </w:tcPrChange>
          </w:tcPr>
          <w:p w14:paraId="1BEE2A56"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0.12km</w:t>
            </w:r>
          </w:p>
        </w:tc>
      </w:tr>
      <w:tr w:rsidR="00C64CD2" w14:paraId="62FBDAEB" w14:textId="77777777" w:rsidTr="009A7E5F">
        <w:tc>
          <w:tcPr>
            <w:tcW w:w="0" w:type="auto"/>
            <w:tcBorders>
              <w:top w:val="nil"/>
              <w:bottom w:val="nil"/>
              <w:right w:val="nil"/>
            </w:tcBorders>
            <w:vAlign w:val="center"/>
            <w:tcPrChange w:id="695" w:author="胡 悦琳" w:date="2021-09-13T17:31:00Z">
              <w:tcPr>
                <w:tcW w:w="0" w:type="auto"/>
              </w:tcPr>
            </w:tcPrChange>
          </w:tcPr>
          <w:p w14:paraId="5C78F152"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Atmospheric Model（大气模型）</w:t>
            </w:r>
          </w:p>
        </w:tc>
        <w:tc>
          <w:tcPr>
            <w:tcW w:w="0" w:type="auto"/>
            <w:tcBorders>
              <w:top w:val="nil"/>
              <w:left w:val="nil"/>
              <w:bottom w:val="nil"/>
            </w:tcBorders>
            <w:vAlign w:val="center"/>
            <w:tcPrChange w:id="696" w:author="胡 悦琳" w:date="2021-09-13T17:31:00Z">
              <w:tcPr>
                <w:tcW w:w="0" w:type="auto"/>
              </w:tcPr>
            </w:tcPrChange>
          </w:tcPr>
          <w:p w14:paraId="26CEB4D3"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T</w:t>
            </w:r>
          </w:p>
        </w:tc>
      </w:tr>
      <w:tr w:rsidR="00C64CD2" w14:paraId="67F265CD" w14:textId="77777777" w:rsidTr="009A7E5F">
        <w:tc>
          <w:tcPr>
            <w:tcW w:w="0" w:type="auto"/>
            <w:tcBorders>
              <w:top w:val="nil"/>
              <w:bottom w:val="nil"/>
              <w:right w:val="nil"/>
            </w:tcBorders>
            <w:vAlign w:val="center"/>
            <w:tcPrChange w:id="697" w:author="胡 悦琳" w:date="2021-09-13T17:31:00Z">
              <w:tcPr>
                <w:tcW w:w="0" w:type="auto"/>
              </w:tcPr>
            </w:tcPrChange>
          </w:tcPr>
          <w:p w14:paraId="730A4229"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Aerosol Model（气溶胶模型）</w:t>
            </w:r>
          </w:p>
        </w:tc>
        <w:tc>
          <w:tcPr>
            <w:tcW w:w="0" w:type="auto"/>
            <w:tcBorders>
              <w:top w:val="nil"/>
              <w:left w:val="nil"/>
              <w:bottom w:val="nil"/>
            </w:tcBorders>
            <w:vAlign w:val="center"/>
            <w:tcPrChange w:id="698" w:author="胡 悦琳" w:date="2021-09-13T17:31:00Z">
              <w:tcPr>
                <w:tcW w:w="0" w:type="auto"/>
              </w:tcPr>
            </w:tcPrChange>
          </w:tcPr>
          <w:p w14:paraId="6B990219" w14:textId="77777777" w:rsidR="00C64CD2" w:rsidRDefault="00C64CD2" w:rsidP="009A7E5F">
            <w:pPr>
              <w:spacing w:line="480" w:lineRule="auto"/>
              <w:ind w:firstLine="0"/>
              <w:jc w:val="center"/>
              <w:rPr>
                <w:rFonts w:ascii="宋体" w:eastAsia="宋体" w:hAnsi="宋体"/>
                <w:kern w:val="0"/>
                <w:sz w:val="15"/>
                <w:szCs w:val="15"/>
              </w:rPr>
            </w:pPr>
            <w:proofErr w:type="spellStart"/>
            <w:r>
              <w:rPr>
                <w:rFonts w:ascii="宋体" w:eastAsia="宋体" w:hAnsi="宋体" w:hint="eastAsia"/>
                <w:kern w:val="0"/>
                <w:sz w:val="15"/>
                <w:szCs w:val="15"/>
              </w:rPr>
              <w:t>Urben</w:t>
            </w:r>
            <w:proofErr w:type="spellEnd"/>
          </w:p>
        </w:tc>
      </w:tr>
      <w:tr w:rsidR="00C64CD2" w14:paraId="449A9733" w14:textId="77777777" w:rsidTr="009A7E5F">
        <w:tc>
          <w:tcPr>
            <w:tcW w:w="0" w:type="auto"/>
            <w:tcBorders>
              <w:top w:val="nil"/>
              <w:bottom w:val="nil"/>
              <w:right w:val="nil"/>
            </w:tcBorders>
            <w:vAlign w:val="center"/>
            <w:tcPrChange w:id="699" w:author="胡 悦琳" w:date="2021-09-13T17:31:00Z">
              <w:tcPr>
                <w:tcW w:w="0" w:type="auto"/>
              </w:tcPr>
            </w:tcPrChange>
          </w:tcPr>
          <w:p w14:paraId="593858E4"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 xml:space="preserve">Aerosol </w:t>
            </w:r>
            <w:proofErr w:type="spellStart"/>
            <w:r>
              <w:rPr>
                <w:rFonts w:ascii="宋体" w:eastAsia="宋体" w:hAnsi="宋体" w:hint="eastAsia"/>
                <w:kern w:val="0"/>
                <w:sz w:val="15"/>
                <w:szCs w:val="15"/>
              </w:rPr>
              <w:t>Retrivel</w:t>
            </w:r>
            <w:proofErr w:type="spellEnd"/>
            <w:r>
              <w:rPr>
                <w:rFonts w:ascii="宋体" w:eastAsia="宋体" w:hAnsi="宋体" w:hint="eastAsia"/>
                <w:kern w:val="0"/>
                <w:sz w:val="15"/>
                <w:szCs w:val="15"/>
              </w:rPr>
              <w:t>（气溶胶反演方法）</w:t>
            </w:r>
          </w:p>
        </w:tc>
        <w:tc>
          <w:tcPr>
            <w:tcW w:w="0" w:type="auto"/>
            <w:tcBorders>
              <w:top w:val="nil"/>
              <w:left w:val="nil"/>
              <w:bottom w:val="nil"/>
            </w:tcBorders>
            <w:vAlign w:val="center"/>
            <w:tcPrChange w:id="700" w:author="胡 悦琳" w:date="2021-09-13T17:31:00Z">
              <w:tcPr>
                <w:tcW w:w="0" w:type="auto"/>
              </w:tcPr>
            </w:tcPrChange>
          </w:tcPr>
          <w:p w14:paraId="61B7007D"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2-band（K-T）</w:t>
            </w:r>
          </w:p>
        </w:tc>
      </w:tr>
      <w:tr w:rsidR="00C64CD2" w14:paraId="4B4C4B32" w14:textId="77777777" w:rsidTr="009A7E5F">
        <w:tc>
          <w:tcPr>
            <w:tcW w:w="0" w:type="auto"/>
            <w:tcBorders>
              <w:top w:val="nil"/>
              <w:bottom w:val="single" w:sz="12" w:space="0" w:color="auto"/>
              <w:right w:val="nil"/>
            </w:tcBorders>
            <w:vAlign w:val="center"/>
            <w:tcPrChange w:id="701" w:author="胡 悦琳" w:date="2021-09-13T17:31:00Z">
              <w:tcPr>
                <w:tcW w:w="0" w:type="auto"/>
              </w:tcPr>
            </w:tcPrChange>
          </w:tcPr>
          <w:p w14:paraId="79A7468E"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 xml:space="preserve">Assign Default Values Based on Retrieval </w:t>
            </w:r>
            <w:proofErr w:type="spellStart"/>
            <w:r>
              <w:rPr>
                <w:rFonts w:ascii="宋体" w:eastAsia="宋体" w:hAnsi="宋体" w:hint="eastAsia"/>
                <w:kern w:val="0"/>
                <w:sz w:val="15"/>
                <w:szCs w:val="15"/>
              </w:rPr>
              <w:t>Conditons</w:t>
            </w:r>
            <w:proofErr w:type="spellEnd"/>
            <w:r>
              <w:rPr>
                <w:rFonts w:ascii="宋体" w:eastAsia="宋体" w:hAnsi="宋体" w:hint="eastAsia"/>
                <w:kern w:val="0"/>
                <w:sz w:val="15"/>
                <w:szCs w:val="15"/>
              </w:rPr>
              <w:t>（K-T反演选择默认模式）</w:t>
            </w:r>
          </w:p>
        </w:tc>
        <w:tc>
          <w:tcPr>
            <w:tcW w:w="0" w:type="auto"/>
            <w:tcBorders>
              <w:top w:val="nil"/>
              <w:left w:val="nil"/>
              <w:bottom w:val="single" w:sz="12" w:space="0" w:color="auto"/>
            </w:tcBorders>
            <w:vAlign w:val="center"/>
            <w:tcPrChange w:id="702" w:author="胡 悦琳" w:date="2021-09-13T17:31:00Z">
              <w:tcPr>
                <w:tcW w:w="0" w:type="auto"/>
              </w:tcPr>
            </w:tcPrChange>
          </w:tcPr>
          <w:p w14:paraId="214ABD49"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Over-land Retrieval standard（600:2100）</w:t>
            </w:r>
          </w:p>
        </w:tc>
      </w:tr>
      <w:tr w:rsidR="00C64CD2" w14:paraId="603C56B6" w14:textId="77777777" w:rsidTr="009A7E5F">
        <w:tc>
          <w:tcPr>
            <w:tcW w:w="0" w:type="auto"/>
            <w:gridSpan w:val="2"/>
            <w:tcBorders>
              <w:top w:val="single" w:sz="4" w:space="0" w:color="auto"/>
            </w:tcBorders>
            <w:tcPrChange w:id="703" w:author="胡 悦琳" w:date="2021-09-13T17:31:00Z">
              <w:tcPr>
                <w:tcW w:w="0" w:type="auto"/>
                <w:gridSpan w:val="2"/>
              </w:tcPr>
            </w:tcPrChange>
          </w:tcPr>
          <w:p w14:paraId="48EDA76A" w14:textId="77777777" w:rsidR="00C64CD2" w:rsidRDefault="00C64CD2" w:rsidP="009A7E5F">
            <w:pPr>
              <w:spacing w:line="480" w:lineRule="auto"/>
              <w:ind w:firstLine="0"/>
              <w:jc w:val="left"/>
              <w:rPr>
                <w:rFonts w:eastAsia="宋体"/>
                <w:szCs w:val="20"/>
              </w:rPr>
            </w:pPr>
            <w:ins w:id="704" w:author="胡 悦琳" w:date="2021-09-13T17:42:00Z">
              <w:r>
                <w:rPr>
                  <w:rFonts w:ascii="宋体" w:eastAsia="宋体" w:hAnsi="宋体" w:hint="eastAsia"/>
                  <w:kern w:val="0"/>
                  <w:sz w:val="15"/>
                  <w:szCs w:val="15"/>
                </w:rPr>
                <w:t>注：</w:t>
              </w:r>
            </w:ins>
            <w:r>
              <w:rPr>
                <w:rFonts w:ascii="宋体" w:eastAsia="宋体" w:hAnsi="宋体" w:hint="eastAsia"/>
                <w:kern w:val="0"/>
                <w:sz w:val="15"/>
                <w:szCs w:val="15"/>
              </w:rPr>
              <w:t>其余结果按默认设置</w:t>
            </w:r>
          </w:p>
        </w:tc>
      </w:tr>
    </w:tbl>
    <w:p w14:paraId="05D76FB8" w14:textId="77777777" w:rsidR="00C64CD2" w:rsidRDefault="00C64CD2" w:rsidP="00C64CD2">
      <w:pPr>
        <w:spacing w:line="480" w:lineRule="auto"/>
        <w:ind w:firstLineChars="200" w:firstLine="416"/>
        <w:rPr>
          <w:rFonts w:eastAsia="宋体"/>
          <w:szCs w:val="20"/>
        </w:rPr>
      </w:pPr>
    </w:p>
    <w:p w14:paraId="34E59307" w14:textId="77777777" w:rsidR="00C64CD2" w:rsidRDefault="00C64CD2" w:rsidP="00C64CD2">
      <w:pPr>
        <w:spacing w:beforeLines="50" w:before="156" w:line="240" w:lineRule="auto"/>
        <w:ind w:firstLine="0"/>
        <w:rPr>
          <w:rFonts w:eastAsia="黑体"/>
          <w:kern w:val="0"/>
          <w:sz w:val="18"/>
          <w:szCs w:val="18"/>
        </w:rPr>
      </w:pPr>
      <w:r>
        <w:rPr>
          <w:rFonts w:eastAsia="黑体"/>
          <w:kern w:val="0"/>
          <w:sz w:val="18"/>
          <w:szCs w:val="18"/>
        </w:rPr>
        <w:t>表</w:t>
      </w:r>
      <w:r>
        <w:rPr>
          <w:rFonts w:eastAsia="黑体" w:hint="eastAsia"/>
          <w:kern w:val="0"/>
          <w:sz w:val="18"/>
          <w:szCs w:val="18"/>
        </w:rPr>
        <w:t>4</w:t>
      </w:r>
      <w:r>
        <w:rPr>
          <w:rFonts w:eastAsia="黑体"/>
          <w:kern w:val="0"/>
          <w:sz w:val="18"/>
          <w:szCs w:val="18"/>
        </w:rPr>
        <w:t xml:space="preserve"> </w:t>
      </w:r>
      <w:r>
        <w:rPr>
          <w:rFonts w:eastAsia="黑体" w:hint="eastAsia"/>
          <w:kern w:val="0"/>
          <w:sz w:val="18"/>
          <w:szCs w:val="18"/>
        </w:rPr>
        <w:t>地表温度</w:t>
      </w:r>
      <w:r>
        <w:rPr>
          <w:rFonts w:eastAsia="黑体" w:hint="eastAsia"/>
          <w:kern w:val="0"/>
          <w:sz w:val="18"/>
          <w:szCs w:val="18"/>
        </w:rPr>
        <w:t>(</w:t>
      </w:r>
      <w:r>
        <w:rPr>
          <w:rFonts w:eastAsia="黑体"/>
          <w:kern w:val="0"/>
          <w:sz w:val="18"/>
          <w:szCs w:val="18"/>
        </w:rPr>
        <w:t>a)</w:t>
      </w:r>
      <w:r>
        <w:rPr>
          <w:rFonts w:eastAsia="黑体" w:hint="eastAsia"/>
          <w:kern w:val="0"/>
          <w:sz w:val="18"/>
          <w:szCs w:val="18"/>
        </w:rPr>
        <w:t>和发射率</w:t>
      </w:r>
      <w:r>
        <w:rPr>
          <w:rFonts w:eastAsia="黑体" w:hint="eastAsia"/>
          <w:kern w:val="0"/>
          <w:sz w:val="18"/>
          <w:szCs w:val="18"/>
        </w:rPr>
        <w:t>(</w:t>
      </w:r>
      <w:r>
        <w:rPr>
          <w:rFonts w:eastAsia="黑体"/>
          <w:kern w:val="0"/>
          <w:sz w:val="18"/>
          <w:szCs w:val="18"/>
        </w:rPr>
        <w:t>b)</w:t>
      </w:r>
      <w:r>
        <w:rPr>
          <w:rFonts w:eastAsia="黑体" w:hint="eastAsia"/>
          <w:kern w:val="0"/>
          <w:sz w:val="18"/>
          <w:szCs w:val="18"/>
        </w:rPr>
        <w:t>在不同应用领域的精度需求</w:t>
      </w:r>
    </w:p>
    <w:p w14:paraId="66463B52" w14:textId="77777777" w:rsidR="00C64CD2" w:rsidRDefault="00C64CD2" w:rsidP="00C64CD2">
      <w:pPr>
        <w:spacing w:beforeLines="50" w:before="156" w:line="240" w:lineRule="auto"/>
        <w:ind w:firstLine="0"/>
        <w:jc w:val="center"/>
        <w:rPr>
          <w:rFonts w:eastAsia="黑体"/>
          <w:kern w:val="0"/>
          <w:sz w:val="18"/>
          <w:szCs w:val="18"/>
        </w:rPr>
      </w:pPr>
      <w:r>
        <w:rPr>
          <w:rFonts w:eastAsia="黑体" w:hint="eastAsia"/>
          <w:kern w:val="0"/>
          <w:sz w:val="18"/>
          <w:szCs w:val="18"/>
        </w:rPr>
        <w:t>Table 4 Accuracy requirements of surface temperature (a) and emissivity (b) in different application fields</w:t>
      </w:r>
    </w:p>
    <w:p w14:paraId="2F5EB971" w14:textId="77777777" w:rsidR="00C64CD2" w:rsidRDefault="00C64CD2" w:rsidP="00C64CD2">
      <w:pPr>
        <w:pStyle w:val="ae"/>
        <w:numPr>
          <w:ilvl w:val="0"/>
          <w:numId w:val="1"/>
        </w:numPr>
        <w:spacing w:beforeLines="50" w:before="156" w:line="276" w:lineRule="auto"/>
        <w:ind w:left="606" w:firstLineChars="0" w:hanging="357"/>
        <w:jc w:val="center"/>
        <w:rPr>
          <w:rFonts w:hAnsi="宋体"/>
          <w:kern w:val="0"/>
          <w:sz w:val="16"/>
          <w:szCs w:val="16"/>
        </w:rPr>
      </w:pPr>
      <w:r>
        <w:rPr>
          <w:rFonts w:hAnsi="宋体" w:hint="eastAsia"/>
          <w:kern w:val="0"/>
          <w:sz w:val="16"/>
          <w:szCs w:val="16"/>
        </w:rPr>
        <w:t>地表温度应用需求</w:t>
      </w:r>
    </w:p>
    <w:tbl>
      <w:tblPr>
        <w:tblW w:w="4111" w:type="dxa"/>
        <w:jc w:val="center"/>
        <w:tblBorders>
          <w:top w:val="single" w:sz="12" w:space="0" w:color="000000"/>
          <w:bottom w:val="single" w:sz="12" w:space="0" w:color="000000"/>
        </w:tblBorders>
        <w:tblLayout w:type="fixed"/>
        <w:tblLook w:val="0000" w:firstRow="0" w:lastRow="0" w:firstColumn="0" w:lastColumn="0" w:noHBand="0" w:noVBand="0"/>
        <w:tblPrChange w:id="705" w:author="胡 悦琳" w:date="2021-09-13T17:34:00Z">
          <w:tblPr>
            <w:tblW w:w="4111" w:type="dxa"/>
            <w:jc w:val="center"/>
            <w:tblBorders>
              <w:top w:val="single" w:sz="12" w:space="0" w:color="000000"/>
              <w:bottom w:val="single" w:sz="12" w:space="0" w:color="000000"/>
            </w:tblBorders>
            <w:tblLayout w:type="fixed"/>
            <w:tblLook w:val="0000" w:firstRow="0" w:lastRow="0" w:firstColumn="0" w:lastColumn="0" w:noHBand="0" w:noVBand="0"/>
          </w:tblPr>
        </w:tblPrChange>
      </w:tblPr>
      <w:tblGrid>
        <w:gridCol w:w="567"/>
        <w:gridCol w:w="1134"/>
        <w:gridCol w:w="1134"/>
        <w:gridCol w:w="1276"/>
        <w:tblGridChange w:id="706">
          <w:tblGrid>
            <w:gridCol w:w="567"/>
            <w:gridCol w:w="1134"/>
            <w:gridCol w:w="1134"/>
            <w:gridCol w:w="1276"/>
          </w:tblGrid>
        </w:tblGridChange>
      </w:tblGrid>
      <w:tr w:rsidR="00C64CD2" w14:paraId="34F15198" w14:textId="77777777" w:rsidTr="009A7E5F">
        <w:trPr>
          <w:trHeight w:val="389"/>
          <w:jc w:val="center"/>
          <w:trPrChange w:id="707" w:author="胡 悦琳" w:date="2021-09-13T17:34:00Z">
            <w:trPr>
              <w:trHeight w:val="389"/>
              <w:jc w:val="center"/>
            </w:trPr>
          </w:trPrChange>
        </w:trPr>
        <w:tc>
          <w:tcPr>
            <w:tcW w:w="567" w:type="dxa"/>
            <w:tcBorders>
              <w:bottom w:val="single" w:sz="6" w:space="0" w:color="000000"/>
            </w:tcBorders>
            <w:vAlign w:val="center"/>
            <w:tcPrChange w:id="708" w:author="胡 悦琳" w:date="2021-09-13T17:34:00Z">
              <w:tcPr>
                <w:tcW w:w="567" w:type="dxa"/>
                <w:tcBorders>
                  <w:bottom w:val="single" w:sz="6" w:space="0" w:color="000000"/>
                </w:tcBorders>
                <w:vAlign w:val="center"/>
              </w:tcPr>
            </w:tcPrChange>
          </w:tcPr>
          <w:p w14:paraId="5FFCF92B" w14:textId="77777777" w:rsidR="00C64CD2" w:rsidRDefault="00C64CD2" w:rsidP="009A7E5F">
            <w:pPr>
              <w:spacing w:line="240" w:lineRule="auto"/>
              <w:ind w:firstLine="0"/>
              <w:jc w:val="center"/>
              <w:rPr>
                <w:iCs/>
                <w:sz w:val="16"/>
                <w:szCs w:val="16"/>
              </w:rPr>
            </w:pPr>
            <w:r>
              <w:rPr>
                <w:rFonts w:hAnsi="宋体" w:hint="eastAsia"/>
                <w:iCs/>
                <w:sz w:val="16"/>
                <w:szCs w:val="16"/>
              </w:rPr>
              <w:t>应用</w:t>
            </w:r>
          </w:p>
        </w:tc>
        <w:tc>
          <w:tcPr>
            <w:tcW w:w="1134" w:type="dxa"/>
            <w:tcBorders>
              <w:bottom w:val="single" w:sz="6" w:space="0" w:color="000000"/>
            </w:tcBorders>
            <w:vAlign w:val="center"/>
            <w:tcPrChange w:id="709" w:author="胡 悦琳" w:date="2021-09-13T17:34:00Z">
              <w:tcPr>
                <w:tcW w:w="1134" w:type="dxa"/>
                <w:tcBorders>
                  <w:bottom w:val="single" w:sz="6" w:space="0" w:color="000000"/>
                </w:tcBorders>
                <w:vAlign w:val="center"/>
              </w:tcPr>
            </w:tcPrChange>
          </w:tcPr>
          <w:p w14:paraId="06EFCDA7" w14:textId="77777777" w:rsidR="00C64CD2" w:rsidRDefault="00C64CD2" w:rsidP="009A7E5F">
            <w:pPr>
              <w:spacing w:line="240" w:lineRule="auto"/>
              <w:ind w:firstLine="0"/>
              <w:jc w:val="center"/>
              <w:rPr>
                <w:rFonts w:hAnsi="宋体"/>
                <w:iCs/>
                <w:sz w:val="16"/>
                <w:szCs w:val="16"/>
              </w:rPr>
            </w:pPr>
            <w:r>
              <w:rPr>
                <w:rFonts w:hAnsi="宋体" w:hint="eastAsia"/>
                <w:iCs/>
                <w:sz w:val="16"/>
                <w:szCs w:val="16"/>
              </w:rPr>
              <w:t>空间分辨率</w:t>
            </w:r>
          </w:p>
        </w:tc>
        <w:tc>
          <w:tcPr>
            <w:tcW w:w="1134" w:type="dxa"/>
            <w:tcBorders>
              <w:bottom w:val="single" w:sz="6" w:space="0" w:color="000000"/>
            </w:tcBorders>
            <w:vAlign w:val="center"/>
            <w:tcPrChange w:id="710" w:author="胡 悦琳" w:date="2021-09-13T17:34:00Z">
              <w:tcPr>
                <w:tcW w:w="1134" w:type="dxa"/>
                <w:tcBorders>
                  <w:bottom w:val="single" w:sz="6" w:space="0" w:color="000000"/>
                </w:tcBorders>
                <w:vAlign w:val="center"/>
              </w:tcPr>
            </w:tcPrChange>
          </w:tcPr>
          <w:p w14:paraId="38B129C7" w14:textId="77777777" w:rsidR="00C64CD2" w:rsidRDefault="00C64CD2" w:rsidP="009A7E5F">
            <w:pPr>
              <w:spacing w:line="240" w:lineRule="auto"/>
              <w:ind w:firstLine="0"/>
              <w:jc w:val="center"/>
              <w:rPr>
                <w:rFonts w:hAnsi="宋体"/>
                <w:iCs/>
                <w:sz w:val="16"/>
                <w:szCs w:val="16"/>
              </w:rPr>
            </w:pPr>
            <w:r>
              <w:rPr>
                <w:rFonts w:hAnsi="宋体" w:hint="eastAsia"/>
                <w:iCs/>
                <w:sz w:val="16"/>
                <w:szCs w:val="16"/>
              </w:rPr>
              <w:t>时间分辨率</w:t>
            </w:r>
          </w:p>
        </w:tc>
        <w:tc>
          <w:tcPr>
            <w:tcW w:w="1276" w:type="dxa"/>
            <w:tcBorders>
              <w:bottom w:val="single" w:sz="6" w:space="0" w:color="000000"/>
            </w:tcBorders>
            <w:vAlign w:val="center"/>
            <w:tcPrChange w:id="711" w:author="胡 悦琳" w:date="2021-09-13T17:34:00Z">
              <w:tcPr>
                <w:tcW w:w="1276" w:type="dxa"/>
                <w:tcBorders>
                  <w:bottom w:val="single" w:sz="6" w:space="0" w:color="000000"/>
                </w:tcBorders>
                <w:vAlign w:val="center"/>
              </w:tcPr>
            </w:tcPrChange>
          </w:tcPr>
          <w:p w14:paraId="7F9C9447" w14:textId="77777777" w:rsidR="00C64CD2" w:rsidRDefault="00C64CD2" w:rsidP="009A7E5F">
            <w:pPr>
              <w:spacing w:line="240" w:lineRule="auto"/>
              <w:ind w:firstLine="0"/>
              <w:jc w:val="center"/>
              <w:rPr>
                <w:iCs/>
                <w:sz w:val="16"/>
                <w:szCs w:val="16"/>
              </w:rPr>
            </w:pPr>
            <w:r>
              <w:rPr>
                <w:rFonts w:hint="eastAsia"/>
                <w:iCs/>
                <w:sz w:val="16"/>
                <w:szCs w:val="16"/>
              </w:rPr>
              <w:t>精度</w:t>
            </w:r>
          </w:p>
        </w:tc>
      </w:tr>
      <w:tr w:rsidR="00C64CD2" w14:paraId="7165BEDB" w14:textId="77777777" w:rsidTr="009A7E5F">
        <w:trPr>
          <w:trHeight w:val="319"/>
          <w:jc w:val="center"/>
          <w:trPrChange w:id="712" w:author="胡 悦琳" w:date="2021-09-13T17:34:00Z">
            <w:trPr>
              <w:trHeight w:val="319"/>
              <w:jc w:val="center"/>
            </w:trPr>
          </w:trPrChange>
        </w:trPr>
        <w:tc>
          <w:tcPr>
            <w:tcW w:w="567" w:type="dxa"/>
            <w:tcBorders>
              <w:top w:val="single" w:sz="6" w:space="0" w:color="000000"/>
              <w:bottom w:val="nil"/>
            </w:tcBorders>
            <w:vAlign w:val="center"/>
            <w:tcPrChange w:id="713" w:author="胡 悦琳" w:date="2021-09-13T17:34:00Z">
              <w:tcPr>
                <w:tcW w:w="567" w:type="dxa"/>
                <w:vAlign w:val="center"/>
              </w:tcPr>
            </w:tcPrChange>
          </w:tcPr>
          <w:p w14:paraId="28D3F9FB" w14:textId="77777777" w:rsidR="00C64CD2" w:rsidRDefault="00C64CD2" w:rsidP="009A7E5F">
            <w:pPr>
              <w:autoSpaceDE w:val="0"/>
              <w:autoSpaceDN w:val="0"/>
              <w:adjustRightInd w:val="0"/>
              <w:spacing w:line="240" w:lineRule="auto"/>
              <w:ind w:firstLine="0"/>
              <w:rPr>
                <w:sz w:val="16"/>
                <w:szCs w:val="16"/>
              </w:rPr>
            </w:pPr>
            <w:r>
              <w:rPr>
                <w:rFonts w:hint="eastAsia"/>
                <w:sz w:val="16"/>
                <w:szCs w:val="16"/>
              </w:rPr>
              <w:t>农业</w:t>
            </w:r>
          </w:p>
          <w:p w14:paraId="6729C9C7" w14:textId="77777777" w:rsidR="00C64CD2" w:rsidRDefault="00C64CD2" w:rsidP="009A7E5F">
            <w:pPr>
              <w:autoSpaceDE w:val="0"/>
              <w:autoSpaceDN w:val="0"/>
              <w:adjustRightInd w:val="0"/>
              <w:spacing w:line="240" w:lineRule="auto"/>
              <w:ind w:firstLine="0"/>
              <w:rPr>
                <w:sz w:val="16"/>
                <w:szCs w:val="16"/>
              </w:rPr>
            </w:pPr>
            <w:r>
              <w:rPr>
                <w:rFonts w:hint="eastAsia"/>
                <w:sz w:val="16"/>
                <w:szCs w:val="16"/>
              </w:rPr>
              <w:t>气象</w:t>
            </w:r>
          </w:p>
        </w:tc>
        <w:tc>
          <w:tcPr>
            <w:tcW w:w="1134" w:type="dxa"/>
            <w:tcBorders>
              <w:top w:val="single" w:sz="6" w:space="0" w:color="000000"/>
              <w:bottom w:val="nil"/>
            </w:tcBorders>
            <w:vAlign w:val="center"/>
            <w:tcPrChange w:id="714" w:author="胡 悦琳" w:date="2021-09-13T17:34:00Z">
              <w:tcPr>
                <w:tcW w:w="1134" w:type="dxa"/>
                <w:vAlign w:val="center"/>
              </w:tcPr>
            </w:tcPrChange>
          </w:tcPr>
          <w:p w14:paraId="492ECEF4" w14:textId="77777777" w:rsidR="00C64CD2" w:rsidRDefault="00C64CD2" w:rsidP="009A7E5F">
            <w:pPr>
              <w:spacing w:line="240" w:lineRule="auto"/>
              <w:ind w:firstLine="0"/>
              <w:jc w:val="center"/>
              <w:rPr>
                <w:color w:val="4472C4"/>
                <w:sz w:val="16"/>
                <w:szCs w:val="16"/>
              </w:rPr>
            </w:pPr>
            <w:r>
              <w:rPr>
                <w:rFonts w:hint="eastAsia"/>
                <w:color w:val="4472C4"/>
                <w:sz w:val="16"/>
                <w:szCs w:val="16"/>
              </w:rPr>
              <w:t>0.1km</w:t>
            </w:r>
          </w:p>
          <w:p w14:paraId="23C6438E" w14:textId="77777777" w:rsidR="00C64CD2" w:rsidRDefault="00C64CD2" w:rsidP="009A7E5F">
            <w:pPr>
              <w:spacing w:line="240" w:lineRule="auto"/>
              <w:ind w:firstLine="0"/>
              <w:jc w:val="center"/>
              <w:rPr>
                <w:color w:val="70AD47"/>
                <w:sz w:val="16"/>
                <w:szCs w:val="16"/>
              </w:rPr>
            </w:pPr>
            <w:r>
              <w:rPr>
                <w:rFonts w:hint="eastAsia"/>
                <w:color w:val="70AD47"/>
                <w:sz w:val="16"/>
                <w:szCs w:val="16"/>
              </w:rPr>
              <w:t>0.5km</w:t>
            </w:r>
          </w:p>
          <w:p w14:paraId="081A5B0F" w14:textId="77777777" w:rsidR="00C64CD2" w:rsidRDefault="00C64CD2" w:rsidP="009A7E5F">
            <w:pPr>
              <w:spacing w:line="240" w:lineRule="auto"/>
              <w:ind w:firstLine="0"/>
              <w:jc w:val="center"/>
              <w:rPr>
                <w:sz w:val="16"/>
                <w:szCs w:val="16"/>
              </w:rPr>
            </w:pPr>
            <w:r>
              <w:rPr>
                <w:rFonts w:hint="eastAsia"/>
                <w:color w:val="FF0000"/>
                <w:sz w:val="16"/>
                <w:szCs w:val="16"/>
              </w:rPr>
              <w:t>10km</w:t>
            </w:r>
          </w:p>
        </w:tc>
        <w:tc>
          <w:tcPr>
            <w:tcW w:w="1134" w:type="dxa"/>
            <w:tcBorders>
              <w:top w:val="single" w:sz="6" w:space="0" w:color="000000"/>
              <w:bottom w:val="nil"/>
            </w:tcBorders>
            <w:vAlign w:val="center"/>
            <w:tcPrChange w:id="715" w:author="胡 悦琳" w:date="2021-09-13T17:34:00Z">
              <w:tcPr>
                <w:tcW w:w="1134" w:type="dxa"/>
                <w:vAlign w:val="center"/>
              </w:tcPr>
            </w:tcPrChange>
          </w:tcPr>
          <w:p w14:paraId="7623F1F6" w14:textId="77777777" w:rsidR="00C64CD2" w:rsidRDefault="00C64CD2" w:rsidP="009A7E5F">
            <w:pPr>
              <w:spacing w:line="240" w:lineRule="auto"/>
              <w:ind w:firstLine="0"/>
              <w:jc w:val="center"/>
              <w:rPr>
                <w:color w:val="4472C4"/>
                <w:sz w:val="16"/>
                <w:szCs w:val="16"/>
              </w:rPr>
            </w:pPr>
            <w:r>
              <w:rPr>
                <w:rFonts w:hint="eastAsia"/>
                <w:color w:val="4472C4"/>
                <w:sz w:val="16"/>
                <w:szCs w:val="16"/>
              </w:rPr>
              <w:t>60min</w:t>
            </w:r>
          </w:p>
          <w:p w14:paraId="5C066E51" w14:textId="77777777" w:rsidR="00C64CD2" w:rsidRDefault="00C64CD2" w:rsidP="009A7E5F">
            <w:pPr>
              <w:spacing w:line="240" w:lineRule="auto"/>
              <w:ind w:firstLine="0"/>
              <w:jc w:val="center"/>
              <w:rPr>
                <w:color w:val="70AD47"/>
                <w:sz w:val="16"/>
                <w:szCs w:val="16"/>
              </w:rPr>
            </w:pPr>
            <w:r>
              <w:rPr>
                <w:rFonts w:hint="eastAsia"/>
                <w:color w:val="70AD47"/>
                <w:sz w:val="16"/>
                <w:szCs w:val="16"/>
              </w:rPr>
              <w:t>3h</w:t>
            </w:r>
          </w:p>
          <w:p w14:paraId="7DC2EE51" w14:textId="77777777" w:rsidR="00C64CD2" w:rsidRDefault="00C64CD2" w:rsidP="009A7E5F">
            <w:pPr>
              <w:spacing w:line="240" w:lineRule="auto"/>
              <w:ind w:firstLine="0"/>
              <w:jc w:val="center"/>
              <w:rPr>
                <w:sz w:val="16"/>
                <w:szCs w:val="16"/>
              </w:rPr>
            </w:pPr>
            <w:r>
              <w:rPr>
                <w:rFonts w:hint="eastAsia"/>
                <w:color w:val="FF0000"/>
                <w:sz w:val="16"/>
                <w:szCs w:val="16"/>
              </w:rPr>
              <w:t>3d</w:t>
            </w:r>
          </w:p>
        </w:tc>
        <w:tc>
          <w:tcPr>
            <w:tcW w:w="1276" w:type="dxa"/>
            <w:tcBorders>
              <w:top w:val="single" w:sz="6" w:space="0" w:color="000000"/>
              <w:bottom w:val="nil"/>
            </w:tcBorders>
            <w:vAlign w:val="center"/>
            <w:tcPrChange w:id="716" w:author="胡 悦琳" w:date="2021-09-13T17:34:00Z">
              <w:tcPr>
                <w:tcW w:w="1276" w:type="dxa"/>
                <w:vAlign w:val="center"/>
              </w:tcPr>
            </w:tcPrChange>
          </w:tcPr>
          <w:p w14:paraId="3A3D91E9" w14:textId="77777777" w:rsidR="00C64CD2" w:rsidRDefault="00C64CD2" w:rsidP="009A7E5F">
            <w:pPr>
              <w:spacing w:line="240" w:lineRule="auto"/>
              <w:ind w:firstLine="0"/>
              <w:jc w:val="center"/>
              <w:rPr>
                <w:sz w:val="16"/>
                <w:szCs w:val="16"/>
              </w:rPr>
            </w:pPr>
            <w:r>
              <w:rPr>
                <w:rFonts w:hint="eastAsia"/>
                <w:color w:val="4472C4"/>
                <w:sz w:val="16"/>
                <w:szCs w:val="16"/>
              </w:rPr>
              <w:t>0.3K</w:t>
            </w:r>
          </w:p>
          <w:p w14:paraId="6713747B" w14:textId="77777777" w:rsidR="00C64CD2" w:rsidRDefault="00C64CD2" w:rsidP="009A7E5F">
            <w:pPr>
              <w:spacing w:line="240" w:lineRule="auto"/>
              <w:ind w:firstLine="0"/>
              <w:jc w:val="center"/>
              <w:rPr>
                <w:color w:val="70AD47"/>
                <w:sz w:val="16"/>
                <w:szCs w:val="16"/>
              </w:rPr>
            </w:pPr>
            <w:r>
              <w:rPr>
                <w:rFonts w:hint="eastAsia"/>
                <w:color w:val="70AD47"/>
                <w:sz w:val="16"/>
                <w:szCs w:val="16"/>
              </w:rPr>
              <w:t>0.6K</w:t>
            </w:r>
          </w:p>
          <w:p w14:paraId="70686E8B" w14:textId="77777777" w:rsidR="00C64CD2" w:rsidRDefault="00C64CD2" w:rsidP="009A7E5F">
            <w:pPr>
              <w:spacing w:line="240" w:lineRule="auto"/>
              <w:ind w:firstLine="0"/>
              <w:jc w:val="center"/>
              <w:rPr>
                <w:sz w:val="16"/>
                <w:szCs w:val="16"/>
              </w:rPr>
            </w:pPr>
            <w:r>
              <w:rPr>
                <w:rFonts w:hint="eastAsia"/>
                <w:color w:val="FF0000"/>
                <w:sz w:val="16"/>
                <w:szCs w:val="16"/>
              </w:rPr>
              <w:t>2K</w:t>
            </w:r>
          </w:p>
        </w:tc>
      </w:tr>
      <w:tr w:rsidR="00C64CD2" w14:paraId="031AFA67" w14:textId="77777777" w:rsidTr="009A7E5F">
        <w:trPr>
          <w:jc w:val="center"/>
          <w:trPrChange w:id="717" w:author="胡 悦琳" w:date="2021-09-13T17:34:00Z">
            <w:trPr>
              <w:jc w:val="center"/>
            </w:trPr>
          </w:trPrChange>
        </w:trPr>
        <w:tc>
          <w:tcPr>
            <w:tcW w:w="567" w:type="dxa"/>
            <w:tcBorders>
              <w:top w:val="nil"/>
              <w:bottom w:val="single" w:sz="12" w:space="0" w:color="000000"/>
            </w:tcBorders>
            <w:vAlign w:val="center"/>
            <w:tcPrChange w:id="718" w:author="胡 悦琳" w:date="2021-09-13T17:34:00Z">
              <w:tcPr>
                <w:tcW w:w="567" w:type="dxa"/>
                <w:tcBorders>
                  <w:top w:val="single" w:sz="4" w:space="0" w:color="auto"/>
                  <w:bottom w:val="single" w:sz="12" w:space="0" w:color="000000"/>
                </w:tcBorders>
                <w:vAlign w:val="center"/>
              </w:tcPr>
            </w:tcPrChange>
          </w:tcPr>
          <w:p w14:paraId="6757DB35" w14:textId="77777777" w:rsidR="00C64CD2" w:rsidRDefault="00C64CD2" w:rsidP="009A7E5F">
            <w:pPr>
              <w:spacing w:line="240" w:lineRule="auto"/>
              <w:ind w:firstLine="0"/>
              <w:jc w:val="center"/>
              <w:rPr>
                <w:sz w:val="16"/>
                <w:szCs w:val="16"/>
              </w:rPr>
            </w:pPr>
            <w:r>
              <w:rPr>
                <w:rFonts w:hint="eastAsia"/>
                <w:sz w:val="16"/>
                <w:szCs w:val="16"/>
              </w:rPr>
              <w:t>数值预报</w:t>
            </w:r>
          </w:p>
        </w:tc>
        <w:tc>
          <w:tcPr>
            <w:tcW w:w="1134" w:type="dxa"/>
            <w:tcBorders>
              <w:top w:val="nil"/>
              <w:bottom w:val="single" w:sz="12" w:space="0" w:color="000000"/>
            </w:tcBorders>
            <w:vAlign w:val="center"/>
            <w:tcPrChange w:id="719" w:author="胡 悦琳" w:date="2021-09-13T17:34:00Z">
              <w:tcPr>
                <w:tcW w:w="1134" w:type="dxa"/>
                <w:tcBorders>
                  <w:top w:val="single" w:sz="4" w:space="0" w:color="auto"/>
                  <w:bottom w:val="single" w:sz="12" w:space="0" w:color="000000"/>
                </w:tcBorders>
                <w:vAlign w:val="center"/>
              </w:tcPr>
            </w:tcPrChange>
          </w:tcPr>
          <w:p w14:paraId="30815FA4" w14:textId="77777777" w:rsidR="00C64CD2" w:rsidRDefault="00C64CD2" w:rsidP="009A7E5F">
            <w:pPr>
              <w:spacing w:line="240" w:lineRule="auto"/>
              <w:ind w:firstLine="0"/>
              <w:jc w:val="center"/>
              <w:rPr>
                <w:color w:val="4472C4"/>
                <w:sz w:val="16"/>
                <w:szCs w:val="16"/>
              </w:rPr>
            </w:pPr>
            <w:r>
              <w:rPr>
                <w:rFonts w:hint="eastAsia"/>
                <w:color w:val="4472C4"/>
                <w:sz w:val="16"/>
                <w:szCs w:val="16"/>
              </w:rPr>
              <w:t>5km</w:t>
            </w:r>
          </w:p>
          <w:p w14:paraId="6E3ED2D1" w14:textId="77777777" w:rsidR="00C64CD2" w:rsidRDefault="00C64CD2" w:rsidP="009A7E5F">
            <w:pPr>
              <w:spacing w:line="240" w:lineRule="auto"/>
              <w:ind w:firstLine="0"/>
              <w:jc w:val="center"/>
              <w:rPr>
                <w:color w:val="70AD47"/>
                <w:sz w:val="16"/>
                <w:szCs w:val="16"/>
              </w:rPr>
            </w:pPr>
            <w:r>
              <w:rPr>
                <w:rFonts w:hint="eastAsia"/>
                <w:color w:val="70AD47"/>
                <w:sz w:val="16"/>
                <w:szCs w:val="16"/>
              </w:rPr>
              <w:t>15km</w:t>
            </w:r>
          </w:p>
          <w:p w14:paraId="7B2A9DA0" w14:textId="77777777" w:rsidR="00C64CD2" w:rsidRDefault="00C64CD2" w:rsidP="009A7E5F">
            <w:pPr>
              <w:spacing w:line="240" w:lineRule="auto"/>
              <w:ind w:firstLine="0"/>
              <w:jc w:val="center"/>
              <w:rPr>
                <w:sz w:val="16"/>
                <w:szCs w:val="16"/>
              </w:rPr>
            </w:pPr>
            <w:r>
              <w:rPr>
                <w:rFonts w:hint="eastAsia"/>
                <w:color w:val="FF0000"/>
                <w:sz w:val="16"/>
                <w:szCs w:val="16"/>
              </w:rPr>
              <w:t>250km</w:t>
            </w:r>
          </w:p>
        </w:tc>
        <w:tc>
          <w:tcPr>
            <w:tcW w:w="1134" w:type="dxa"/>
            <w:tcBorders>
              <w:top w:val="nil"/>
              <w:bottom w:val="single" w:sz="12" w:space="0" w:color="000000"/>
            </w:tcBorders>
            <w:vAlign w:val="center"/>
            <w:tcPrChange w:id="720" w:author="胡 悦琳" w:date="2021-09-13T17:34:00Z">
              <w:tcPr>
                <w:tcW w:w="1134" w:type="dxa"/>
                <w:tcBorders>
                  <w:top w:val="single" w:sz="4" w:space="0" w:color="auto"/>
                  <w:bottom w:val="single" w:sz="12" w:space="0" w:color="000000"/>
                </w:tcBorders>
                <w:vAlign w:val="center"/>
              </w:tcPr>
            </w:tcPrChange>
          </w:tcPr>
          <w:p w14:paraId="2CEDED26" w14:textId="77777777" w:rsidR="00C64CD2" w:rsidRDefault="00C64CD2" w:rsidP="009A7E5F">
            <w:pPr>
              <w:spacing w:line="240" w:lineRule="auto"/>
              <w:ind w:firstLine="0"/>
              <w:jc w:val="center"/>
              <w:rPr>
                <w:color w:val="4472C4"/>
                <w:sz w:val="16"/>
                <w:szCs w:val="16"/>
              </w:rPr>
            </w:pPr>
            <w:r>
              <w:rPr>
                <w:rFonts w:hint="eastAsia"/>
                <w:color w:val="4472C4"/>
                <w:sz w:val="16"/>
                <w:szCs w:val="16"/>
              </w:rPr>
              <w:t>30min</w:t>
            </w:r>
          </w:p>
          <w:p w14:paraId="3EAFA58B" w14:textId="77777777" w:rsidR="00C64CD2" w:rsidRDefault="00C64CD2" w:rsidP="009A7E5F">
            <w:pPr>
              <w:spacing w:line="240" w:lineRule="auto"/>
              <w:ind w:firstLine="0"/>
              <w:jc w:val="center"/>
              <w:rPr>
                <w:color w:val="70AD47"/>
                <w:sz w:val="16"/>
                <w:szCs w:val="16"/>
              </w:rPr>
            </w:pPr>
            <w:r>
              <w:rPr>
                <w:rFonts w:hint="eastAsia"/>
                <w:color w:val="70AD47"/>
                <w:sz w:val="16"/>
                <w:szCs w:val="16"/>
              </w:rPr>
              <w:t>3h</w:t>
            </w:r>
          </w:p>
          <w:p w14:paraId="736E9E0F" w14:textId="77777777" w:rsidR="00C64CD2" w:rsidRDefault="00C64CD2" w:rsidP="009A7E5F">
            <w:pPr>
              <w:spacing w:line="240" w:lineRule="auto"/>
              <w:ind w:firstLine="0"/>
              <w:jc w:val="center"/>
              <w:rPr>
                <w:sz w:val="16"/>
                <w:szCs w:val="16"/>
              </w:rPr>
            </w:pPr>
            <w:r>
              <w:rPr>
                <w:rFonts w:hint="eastAsia"/>
                <w:color w:val="FF0000"/>
                <w:sz w:val="16"/>
                <w:szCs w:val="16"/>
              </w:rPr>
              <w:t>6h</w:t>
            </w:r>
          </w:p>
        </w:tc>
        <w:tc>
          <w:tcPr>
            <w:tcW w:w="1276" w:type="dxa"/>
            <w:tcBorders>
              <w:top w:val="nil"/>
              <w:bottom w:val="single" w:sz="12" w:space="0" w:color="000000"/>
            </w:tcBorders>
            <w:vAlign w:val="center"/>
            <w:tcPrChange w:id="721" w:author="胡 悦琳" w:date="2021-09-13T17:34:00Z">
              <w:tcPr>
                <w:tcW w:w="1276" w:type="dxa"/>
                <w:tcBorders>
                  <w:top w:val="single" w:sz="4" w:space="0" w:color="auto"/>
                  <w:bottom w:val="single" w:sz="12" w:space="0" w:color="000000"/>
                </w:tcBorders>
                <w:vAlign w:val="center"/>
              </w:tcPr>
            </w:tcPrChange>
          </w:tcPr>
          <w:p w14:paraId="75B29A1C" w14:textId="77777777" w:rsidR="00C64CD2" w:rsidRDefault="00C64CD2" w:rsidP="009A7E5F">
            <w:pPr>
              <w:spacing w:line="240" w:lineRule="auto"/>
              <w:ind w:firstLine="0"/>
              <w:jc w:val="center"/>
              <w:rPr>
                <w:color w:val="4472C4"/>
                <w:sz w:val="16"/>
                <w:szCs w:val="16"/>
              </w:rPr>
            </w:pPr>
            <w:r>
              <w:rPr>
                <w:rFonts w:hint="eastAsia"/>
                <w:color w:val="4472C4"/>
                <w:sz w:val="16"/>
                <w:szCs w:val="16"/>
              </w:rPr>
              <w:t>0.5K</w:t>
            </w:r>
          </w:p>
          <w:p w14:paraId="5FCF1D54" w14:textId="77777777" w:rsidR="00C64CD2" w:rsidRDefault="00C64CD2" w:rsidP="009A7E5F">
            <w:pPr>
              <w:spacing w:line="240" w:lineRule="auto"/>
              <w:ind w:firstLine="0"/>
              <w:jc w:val="center"/>
              <w:rPr>
                <w:color w:val="70AD47"/>
                <w:sz w:val="16"/>
                <w:szCs w:val="16"/>
              </w:rPr>
            </w:pPr>
            <w:r>
              <w:rPr>
                <w:rFonts w:hint="eastAsia"/>
                <w:color w:val="70AD47"/>
                <w:sz w:val="16"/>
                <w:szCs w:val="16"/>
              </w:rPr>
              <w:t>1K</w:t>
            </w:r>
          </w:p>
          <w:p w14:paraId="27A514C8" w14:textId="77777777" w:rsidR="00C64CD2" w:rsidRDefault="00C64CD2" w:rsidP="009A7E5F">
            <w:pPr>
              <w:spacing w:line="240" w:lineRule="auto"/>
              <w:ind w:firstLine="0"/>
              <w:jc w:val="center"/>
              <w:rPr>
                <w:sz w:val="16"/>
                <w:szCs w:val="16"/>
              </w:rPr>
            </w:pPr>
            <w:r>
              <w:rPr>
                <w:rFonts w:hint="eastAsia"/>
                <w:color w:val="FF0000"/>
                <w:sz w:val="16"/>
                <w:szCs w:val="16"/>
              </w:rPr>
              <w:t>4K</w:t>
            </w:r>
          </w:p>
        </w:tc>
      </w:tr>
    </w:tbl>
    <w:p w14:paraId="3D04E84E" w14:textId="77777777" w:rsidR="00C64CD2" w:rsidRDefault="00C64CD2" w:rsidP="00C64CD2">
      <w:pPr>
        <w:spacing w:line="276" w:lineRule="auto"/>
        <w:ind w:firstLine="0"/>
        <w:rPr>
          <w:rFonts w:hAnsi="宋体"/>
          <w:kern w:val="0"/>
          <w:sz w:val="16"/>
          <w:szCs w:val="16"/>
        </w:rPr>
      </w:pPr>
    </w:p>
    <w:p w14:paraId="0050DC99" w14:textId="77777777" w:rsidR="00C64CD2" w:rsidRDefault="00C64CD2" w:rsidP="00C64CD2">
      <w:pPr>
        <w:pStyle w:val="ae"/>
        <w:numPr>
          <w:ilvl w:val="0"/>
          <w:numId w:val="1"/>
        </w:numPr>
        <w:spacing w:beforeLines="50" w:before="156" w:line="276" w:lineRule="auto"/>
        <w:ind w:left="606" w:firstLineChars="0" w:hanging="357"/>
        <w:jc w:val="center"/>
        <w:rPr>
          <w:rFonts w:hAnsi="宋体"/>
          <w:kern w:val="0"/>
          <w:sz w:val="16"/>
          <w:szCs w:val="16"/>
        </w:rPr>
      </w:pPr>
      <w:r>
        <w:rPr>
          <w:rFonts w:hAnsi="宋体" w:hint="eastAsia"/>
          <w:kern w:val="0"/>
          <w:sz w:val="16"/>
          <w:szCs w:val="16"/>
        </w:rPr>
        <w:t>地表发射率应用需求</w:t>
      </w:r>
    </w:p>
    <w:tbl>
      <w:tblPr>
        <w:tblW w:w="4111" w:type="dxa"/>
        <w:jc w:val="center"/>
        <w:tblBorders>
          <w:top w:val="single" w:sz="12" w:space="0" w:color="000000"/>
          <w:bottom w:val="single" w:sz="12" w:space="0" w:color="000000"/>
        </w:tblBorders>
        <w:tblLayout w:type="fixed"/>
        <w:tblLook w:val="0000" w:firstRow="0" w:lastRow="0" w:firstColumn="0" w:lastColumn="0" w:noHBand="0" w:noVBand="0"/>
        <w:tblPrChange w:id="722" w:author="胡 悦琳" w:date="2021-09-13T17:34:00Z">
          <w:tblPr>
            <w:tblW w:w="4111" w:type="dxa"/>
            <w:jc w:val="center"/>
            <w:tblBorders>
              <w:top w:val="single" w:sz="12" w:space="0" w:color="000000"/>
              <w:bottom w:val="single" w:sz="12" w:space="0" w:color="000000"/>
            </w:tblBorders>
            <w:tblLayout w:type="fixed"/>
            <w:tblLook w:val="0000" w:firstRow="0" w:lastRow="0" w:firstColumn="0" w:lastColumn="0" w:noHBand="0" w:noVBand="0"/>
          </w:tblPr>
        </w:tblPrChange>
      </w:tblPr>
      <w:tblGrid>
        <w:gridCol w:w="567"/>
        <w:gridCol w:w="1134"/>
        <w:gridCol w:w="1134"/>
        <w:gridCol w:w="1276"/>
        <w:tblGridChange w:id="723">
          <w:tblGrid>
            <w:gridCol w:w="567"/>
            <w:gridCol w:w="1134"/>
            <w:gridCol w:w="1134"/>
            <w:gridCol w:w="1276"/>
          </w:tblGrid>
        </w:tblGridChange>
      </w:tblGrid>
      <w:tr w:rsidR="00C64CD2" w14:paraId="415599F3" w14:textId="77777777" w:rsidTr="009A7E5F">
        <w:trPr>
          <w:trHeight w:val="375"/>
          <w:jc w:val="center"/>
          <w:trPrChange w:id="724" w:author="胡 悦琳" w:date="2021-09-13T17:34:00Z">
            <w:trPr>
              <w:trHeight w:val="375"/>
              <w:jc w:val="center"/>
            </w:trPr>
          </w:trPrChange>
        </w:trPr>
        <w:tc>
          <w:tcPr>
            <w:tcW w:w="567" w:type="dxa"/>
            <w:tcBorders>
              <w:bottom w:val="single" w:sz="6" w:space="0" w:color="000000"/>
            </w:tcBorders>
            <w:vAlign w:val="center"/>
            <w:tcPrChange w:id="725" w:author="胡 悦琳" w:date="2021-09-13T17:34:00Z">
              <w:tcPr>
                <w:tcW w:w="567" w:type="dxa"/>
                <w:tcBorders>
                  <w:bottom w:val="single" w:sz="6" w:space="0" w:color="000000"/>
                </w:tcBorders>
                <w:vAlign w:val="center"/>
              </w:tcPr>
            </w:tcPrChange>
          </w:tcPr>
          <w:p w14:paraId="392B7F0C" w14:textId="77777777" w:rsidR="00C64CD2" w:rsidRDefault="00C64CD2" w:rsidP="009A7E5F">
            <w:pPr>
              <w:spacing w:line="240" w:lineRule="auto"/>
              <w:ind w:firstLine="0"/>
              <w:jc w:val="center"/>
              <w:rPr>
                <w:iCs/>
                <w:sz w:val="16"/>
                <w:szCs w:val="16"/>
              </w:rPr>
            </w:pPr>
            <w:r>
              <w:rPr>
                <w:rFonts w:hAnsi="宋体" w:hint="eastAsia"/>
                <w:iCs/>
                <w:sz w:val="16"/>
                <w:szCs w:val="16"/>
              </w:rPr>
              <w:t>应用</w:t>
            </w:r>
          </w:p>
        </w:tc>
        <w:tc>
          <w:tcPr>
            <w:tcW w:w="1134" w:type="dxa"/>
            <w:tcBorders>
              <w:bottom w:val="single" w:sz="6" w:space="0" w:color="000000"/>
            </w:tcBorders>
            <w:vAlign w:val="center"/>
            <w:tcPrChange w:id="726" w:author="胡 悦琳" w:date="2021-09-13T17:34:00Z">
              <w:tcPr>
                <w:tcW w:w="1134" w:type="dxa"/>
                <w:tcBorders>
                  <w:bottom w:val="single" w:sz="6" w:space="0" w:color="000000"/>
                </w:tcBorders>
                <w:vAlign w:val="center"/>
              </w:tcPr>
            </w:tcPrChange>
          </w:tcPr>
          <w:p w14:paraId="54B5C24E" w14:textId="77777777" w:rsidR="00C64CD2" w:rsidRDefault="00C64CD2" w:rsidP="009A7E5F">
            <w:pPr>
              <w:spacing w:line="240" w:lineRule="auto"/>
              <w:ind w:firstLine="0"/>
              <w:jc w:val="center"/>
              <w:rPr>
                <w:rFonts w:hAnsi="宋体"/>
                <w:iCs/>
                <w:sz w:val="16"/>
                <w:szCs w:val="16"/>
              </w:rPr>
            </w:pPr>
            <w:r>
              <w:rPr>
                <w:rFonts w:hAnsi="宋体" w:hint="eastAsia"/>
                <w:iCs/>
                <w:sz w:val="16"/>
                <w:szCs w:val="16"/>
              </w:rPr>
              <w:t>空间分辨率</w:t>
            </w:r>
          </w:p>
        </w:tc>
        <w:tc>
          <w:tcPr>
            <w:tcW w:w="1134" w:type="dxa"/>
            <w:tcBorders>
              <w:bottom w:val="single" w:sz="6" w:space="0" w:color="000000"/>
            </w:tcBorders>
            <w:vAlign w:val="center"/>
            <w:tcPrChange w:id="727" w:author="胡 悦琳" w:date="2021-09-13T17:34:00Z">
              <w:tcPr>
                <w:tcW w:w="1134" w:type="dxa"/>
                <w:tcBorders>
                  <w:bottom w:val="single" w:sz="6" w:space="0" w:color="000000"/>
                </w:tcBorders>
                <w:vAlign w:val="center"/>
              </w:tcPr>
            </w:tcPrChange>
          </w:tcPr>
          <w:p w14:paraId="5BEC157B" w14:textId="77777777" w:rsidR="00C64CD2" w:rsidRDefault="00C64CD2" w:rsidP="009A7E5F">
            <w:pPr>
              <w:spacing w:line="240" w:lineRule="auto"/>
              <w:ind w:firstLine="0"/>
              <w:jc w:val="center"/>
              <w:rPr>
                <w:rFonts w:hAnsi="宋体"/>
                <w:iCs/>
                <w:sz w:val="16"/>
                <w:szCs w:val="16"/>
              </w:rPr>
            </w:pPr>
            <w:r>
              <w:rPr>
                <w:rFonts w:hAnsi="宋体" w:hint="eastAsia"/>
                <w:iCs/>
                <w:sz w:val="16"/>
                <w:szCs w:val="16"/>
              </w:rPr>
              <w:t>时间分辨率</w:t>
            </w:r>
          </w:p>
        </w:tc>
        <w:tc>
          <w:tcPr>
            <w:tcW w:w="1276" w:type="dxa"/>
            <w:tcBorders>
              <w:bottom w:val="single" w:sz="6" w:space="0" w:color="000000"/>
            </w:tcBorders>
            <w:vAlign w:val="center"/>
            <w:tcPrChange w:id="728" w:author="胡 悦琳" w:date="2021-09-13T17:34:00Z">
              <w:tcPr>
                <w:tcW w:w="1276" w:type="dxa"/>
                <w:tcBorders>
                  <w:bottom w:val="single" w:sz="6" w:space="0" w:color="000000"/>
                </w:tcBorders>
                <w:vAlign w:val="center"/>
              </w:tcPr>
            </w:tcPrChange>
          </w:tcPr>
          <w:p w14:paraId="0B010626" w14:textId="77777777" w:rsidR="00C64CD2" w:rsidRDefault="00C64CD2" w:rsidP="009A7E5F">
            <w:pPr>
              <w:spacing w:line="240" w:lineRule="auto"/>
              <w:ind w:firstLine="0"/>
              <w:jc w:val="center"/>
              <w:rPr>
                <w:iCs/>
                <w:sz w:val="16"/>
                <w:szCs w:val="16"/>
              </w:rPr>
            </w:pPr>
            <w:r>
              <w:rPr>
                <w:rFonts w:hint="eastAsia"/>
                <w:iCs/>
                <w:sz w:val="16"/>
                <w:szCs w:val="16"/>
              </w:rPr>
              <w:t>精度</w:t>
            </w:r>
          </w:p>
        </w:tc>
      </w:tr>
      <w:tr w:rsidR="00C64CD2" w14:paraId="165BADC4" w14:textId="77777777" w:rsidTr="009A7E5F">
        <w:trPr>
          <w:jc w:val="center"/>
          <w:trPrChange w:id="729" w:author="胡 悦琳" w:date="2021-09-13T17:34:00Z">
            <w:trPr>
              <w:jc w:val="center"/>
            </w:trPr>
          </w:trPrChange>
        </w:trPr>
        <w:tc>
          <w:tcPr>
            <w:tcW w:w="567" w:type="dxa"/>
            <w:tcBorders>
              <w:top w:val="single" w:sz="6" w:space="0" w:color="000000"/>
              <w:bottom w:val="nil"/>
            </w:tcBorders>
            <w:vAlign w:val="center"/>
            <w:tcPrChange w:id="730" w:author="胡 悦琳" w:date="2021-09-13T17:34:00Z">
              <w:tcPr>
                <w:tcW w:w="567" w:type="dxa"/>
                <w:tcBorders>
                  <w:top w:val="single" w:sz="4" w:space="0" w:color="auto"/>
                  <w:bottom w:val="single" w:sz="4" w:space="0" w:color="auto"/>
                </w:tcBorders>
                <w:vAlign w:val="center"/>
              </w:tcPr>
            </w:tcPrChange>
          </w:tcPr>
          <w:p w14:paraId="0BFFD752" w14:textId="77777777" w:rsidR="00C64CD2" w:rsidRDefault="00C64CD2" w:rsidP="009A7E5F">
            <w:pPr>
              <w:autoSpaceDE w:val="0"/>
              <w:autoSpaceDN w:val="0"/>
              <w:adjustRightInd w:val="0"/>
              <w:spacing w:line="240" w:lineRule="auto"/>
              <w:ind w:firstLine="0"/>
              <w:jc w:val="center"/>
              <w:rPr>
                <w:sz w:val="16"/>
                <w:szCs w:val="16"/>
              </w:rPr>
            </w:pPr>
            <w:r>
              <w:rPr>
                <w:rFonts w:hint="eastAsia"/>
                <w:sz w:val="16"/>
                <w:szCs w:val="16"/>
              </w:rPr>
              <w:t>数值预报</w:t>
            </w:r>
          </w:p>
        </w:tc>
        <w:tc>
          <w:tcPr>
            <w:tcW w:w="1134" w:type="dxa"/>
            <w:tcBorders>
              <w:top w:val="single" w:sz="6" w:space="0" w:color="000000"/>
              <w:bottom w:val="nil"/>
            </w:tcBorders>
            <w:vAlign w:val="center"/>
            <w:tcPrChange w:id="731" w:author="胡 悦琳" w:date="2021-09-13T17:34:00Z">
              <w:tcPr>
                <w:tcW w:w="1134" w:type="dxa"/>
                <w:tcBorders>
                  <w:top w:val="single" w:sz="4" w:space="0" w:color="auto"/>
                  <w:bottom w:val="single" w:sz="4" w:space="0" w:color="auto"/>
                </w:tcBorders>
                <w:vAlign w:val="center"/>
              </w:tcPr>
            </w:tcPrChange>
          </w:tcPr>
          <w:p w14:paraId="70F428AC" w14:textId="77777777" w:rsidR="00C64CD2" w:rsidRDefault="00C64CD2" w:rsidP="009A7E5F">
            <w:pPr>
              <w:spacing w:line="240" w:lineRule="auto"/>
              <w:ind w:firstLine="0"/>
              <w:jc w:val="center"/>
              <w:rPr>
                <w:color w:val="4472C4"/>
                <w:sz w:val="16"/>
                <w:szCs w:val="16"/>
              </w:rPr>
            </w:pPr>
            <w:r>
              <w:rPr>
                <w:rFonts w:hint="eastAsia"/>
                <w:color w:val="4472C4"/>
                <w:sz w:val="16"/>
                <w:szCs w:val="16"/>
              </w:rPr>
              <w:t>5km</w:t>
            </w:r>
          </w:p>
          <w:p w14:paraId="61C93E0D" w14:textId="77777777" w:rsidR="00C64CD2" w:rsidRDefault="00C64CD2" w:rsidP="009A7E5F">
            <w:pPr>
              <w:spacing w:line="240" w:lineRule="auto"/>
              <w:ind w:firstLine="0"/>
              <w:jc w:val="center"/>
              <w:rPr>
                <w:color w:val="70AD47"/>
                <w:sz w:val="16"/>
                <w:szCs w:val="16"/>
              </w:rPr>
            </w:pPr>
            <w:r>
              <w:rPr>
                <w:rFonts w:hint="eastAsia"/>
                <w:color w:val="70AD47"/>
                <w:sz w:val="16"/>
                <w:szCs w:val="16"/>
              </w:rPr>
              <w:t>15km</w:t>
            </w:r>
          </w:p>
          <w:p w14:paraId="005E6466" w14:textId="77777777" w:rsidR="00C64CD2" w:rsidRDefault="00C64CD2" w:rsidP="009A7E5F">
            <w:pPr>
              <w:spacing w:line="240" w:lineRule="auto"/>
              <w:ind w:firstLine="0"/>
              <w:jc w:val="center"/>
              <w:rPr>
                <w:sz w:val="16"/>
                <w:szCs w:val="16"/>
              </w:rPr>
            </w:pPr>
            <w:r>
              <w:rPr>
                <w:rFonts w:hint="eastAsia"/>
                <w:color w:val="FF0000"/>
                <w:sz w:val="16"/>
                <w:szCs w:val="16"/>
              </w:rPr>
              <w:t>50km</w:t>
            </w:r>
          </w:p>
        </w:tc>
        <w:tc>
          <w:tcPr>
            <w:tcW w:w="1134" w:type="dxa"/>
            <w:tcBorders>
              <w:top w:val="single" w:sz="6" w:space="0" w:color="000000"/>
              <w:bottom w:val="nil"/>
            </w:tcBorders>
            <w:vAlign w:val="center"/>
            <w:tcPrChange w:id="732" w:author="胡 悦琳" w:date="2021-09-13T17:34:00Z">
              <w:tcPr>
                <w:tcW w:w="1134" w:type="dxa"/>
                <w:tcBorders>
                  <w:top w:val="single" w:sz="4" w:space="0" w:color="auto"/>
                  <w:bottom w:val="single" w:sz="4" w:space="0" w:color="auto"/>
                </w:tcBorders>
                <w:vAlign w:val="center"/>
              </w:tcPr>
            </w:tcPrChange>
          </w:tcPr>
          <w:p w14:paraId="403E5135" w14:textId="77777777" w:rsidR="00C64CD2" w:rsidRDefault="00C64CD2" w:rsidP="009A7E5F">
            <w:pPr>
              <w:spacing w:line="240" w:lineRule="auto"/>
              <w:ind w:firstLine="0"/>
              <w:jc w:val="center"/>
              <w:rPr>
                <w:color w:val="4472C4"/>
                <w:sz w:val="16"/>
                <w:szCs w:val="16"/>
              </w:rPr>
            </w:pPr>
            <w:r>
              <w:rPr>
                <w:rFonts w:hint="eastAsia"/>
                <w:color w:val="4472C4"/>
                <w:sz w:val="16"/>
                <w:szCs w:val="16"/>
              </w:rPr>
              <w:t>24h</w:t>
            </w:r>
          </w:p>
          <w:p w14:paraId="31BE21EB" w14:textId="77777777" w:rsidR="00C64CD2" w:rsidRDefault="00C64CD2" w:rsidP="009A7E5F">
            <w:pPr>
              <w:spacing w:line="240" w:lineRule="auto"/>
              <w:ind w:firstLine="0"/>
              <w:jc w:val="center"/>
              <w:rPr>
                <w:color w:val="70AD47"/>
                <w:sz w:val="16"/>
                <w:szCs w:val="16"/>
              </w:rPr>
            </w:pPr>
            <w:r>
              <w:rPr>
                <w:rFonts w:hint="eastAsia"/>
                <w:color w:val="70AD47"/>
                <w:sz w:val="16"/>
                <w:szCs w:val="16"/>
              </w:rPr>
              <w:t>5d</w:t>
            </w:r>
          </w:p>
          <w:p w14:paraId="6627F70E" w14:textId="77777777" w:rsidR="00C64CD2" w:rsidRDefault="00C64CD2" w:rsidP="009A7E5F">
            <w:pPr>
              <w:spacing w:line="240" w:lineRule="auto"/>
              <w:ind w:firstLine="0"/>
              <w:jc w:val="center"/>
              <w:rPr>
                <w:sz w:val="16"/>
                <w:szCs w:val="16"/>
              </w:rPr>
            </w:pPr>
            <w:r>
              <w:rPr>
                <w:color w:val="FF0000"/>
                <w:sz w:val="16"/>
                <w:szCs w:val="16"/>
              </w:rPr>
              <w:t>30d</w:t>
            </w:r>
          </w:p>
        </w:tc>
        <w:tc>
          <w:tcPr>
            <w:tcW w:w="1276" w:type="dxa"/>
            <w:tcBorders>
              <w:top w:val="single" w:sz="6" w:space="0" w:color="000000"/>
              <w:bottom w:val="nil"/>
            </w:tcBorders>
            <w:vAlign w:val="center"/>
            <w:tcPrChange w:id="733" w:author="胡 悦琳" w:date="2021-09-13T17:34:00Z">
              <w:tcPr>
                <w:tcW w:w="1276" w:type="dxa"/>
                <w:tcBorders>
                  <w:top w:val="single" w:sz="4" w:space="0" w:color="auto"/>
                  <w:bottom w:val="single" w:sz="4" w:space="0" w:color="auto"/>
                </w:tcBorders>
                <w:vAlign w:val="center"/>
              </w:tcPr>
            </w:tcPrChange>
          </w:tcPr>
          <w:p w14:paraId="263DC741" w14:textId="77777777" w:rsidR="00C64CD2" w:rsidRDefault="00C64CD2" w:rsidP="009A7E5F">
            <w:pPr>
              <w:spacing w:line="240" w:lineRule="auto"/>
              <w:ind w:firstLine="0"/>
              <w:jc w:val="center"/>
              <w:rPr>
                <w:color w:val="4472C4"/>
                <w:sz w:val="16"/>
                <w:szCs w:val="16"/>
              </w:rPr>
            </w:pPr>
            <w:r>
              <w:rPr>
                <w:rFonts w:hint="eastAsia"/>
                <w:color w:val="4472C4"/>
                <w:sz w:val="16"/>
                <w:szCs w:val="16"/>
              </w:rPr>
              <w:t>0.5%</w:t>
            </w:r>
          </w:p>
          <w:p w14:paraId="2B11C30F" w14:textId="77777777" w:rsidR="00C64CD2" w:rsidRDefault="00C64CD2" w:rsidP="009A7E5F">
            <w:pPr>
              <w:spacing w:line="240" w:lineRule="auto"/>
              <w:ind w:firstLine="0"/>
              <w:jc w:val="center"/>
              <w:rPr>
                <w:color w:val="70AD47"/>
                <w:sz w:val="16"/>
                <w:szCs w:val="16"/>
              </w:rPr>
            </w:pPr>
            <w:r>
              <w:rPr>
                <w:rFonts w:hint="eastAsia"/>
                <w:color w:val="70AD47"/>
                <w:sz w:val="16"/>
                <w:szCs w:val="16"/>
              </w:rPr>
              <w:t>1%</w:t>
            </w:r>
          </w:p>
          <w:p w14:paraId="6374E400" w14:textId="77777777" w:rsidR="00C64CD2" w:rsidRDefault="00C64CD2" w:rsidP="009A7E5F">
            <w:pPr>
              <w:spacing w:line="240" w:lineRule="auto"/>
              <w:ind w:firstLine="0"/>
              <w:jc w:val="center"/>
              <w:rPr>
                <w:sz w:val="16"/>
                <w:szCs w:val="16"/>
              </w:rPr>
            </w:pPr>
            <w:r>
              <w:rPr>
                <w:color w:val="FF0000"/>
                <w:sz w:val="16"/>
                <w:szCs w:val="16"/>
              </w:rPr>
              <w:t>3%</w:t>
            </w:r>
          </w:p>
        </w:tc>
      </w:tr>
      <w:tr w:rsidR="00C64CD2" w14:paraId="199ED543" w14:textId="77777777" w:rsidTr="009A7E5F">
        <w:trPr>
          <w:jc w:val="center"/>
          <w:trPrChange w:id="734" w:author="胡 悦琳" w:date="2021-09-13T17:34:00Z">
            <w:trPr>
              <w:jc w:val="center"/>
            </w:trPr>
          </w:trPrChange>
        </w:trPr>
        <w:tc>
          <w:tcPr>
            <w:tcW w:w="567" w:type="dxa"/>
            <w:tcBorders>
              <w:top w:val="nil"/>
              <w:bottom w:val="single" w:sz="12" w:space="0" w:color="000000"/>
            </w:tcBorders>
            <w:vAlign w:val="center"/>
            <w:tcPrChange w:id="735" w:author="胡 悦琳" w:date="2021-09-13T17:34:00Z">
              <w:tcPr>
                <w:tcW w:w="567" w:type="dxa"/>
                <w:tcBorders>
                  <w:top w:val="single" w:sz="4" w:space="0" w:color="auto"/>
                  <w:bottom w:val="single" w:sz="12" w:space="0" w:color="000000"/>
                </w:tcBorders>
                <w:vAlign w:val="center"/>
              </w:tcPr>
            </w:tcPrChange>
          </w:tcPr>
          <w:p w14:paraId="562602E8" w14:textId="77777777" w:rsidR="00C64CD2" w:rsidRDefault="00C64CD2" w:rsidP="009A7E5F">
            <w:pPr>
              <w:spacing w:line="240" w:lineRule="auto"/>
              <w:ind w:firstLine="0"/>
              <w:jc w:val="center"/>
              <w:rPr>
                <w:sz w:val="16"/>
                <w:szCs w:val="16"/>
              </w:rPr>
            </w:pPr>
            <w:r>
              <w:rPr>
                <w:rFonts w:hint="eastAsia"/>
                <w:sz w:val="16"/>
                <w:szCs w:val="16"/>
              </w:rPr>
              <w:t>水文</w:t>
            </w:r>
          </w:p>
        </w:tc>
        <w:tc>
          <w:tcPr>
            <w:tcW w:w="1134" w:type="dxa"/>
            <w:tcBorders>
              <w:top w:val="nil"/>
              <w:bottom w:val="single" w:sz="12" w:space="0" w:color="000000"/>
            </w:tcBorders>
            <w:vAlign w:val="center"/>
            <w:tcPrChange w:id="736" w:author="胡 悦琳" w:date="2021-09-13T17:34:00Z">
              <w:tcPr>
                <w:tcW w:w="1134" w:type="dxa"/>
                <w:tcBorders>
                  <w:top w:val="single" w:sz="4" w:space="0" w:color="auto"/>
                  <w:bottom w:val="single" w:sz="12" w:space="0" w:color="000000"/>
                </w:tcBorders>
                <w:vAlign w:val="center"/>
              </w:tcPr>
            </w:tcPrChange>
          </w:tcPr>
          <w:p w14:paraId="0B4A5BCC" w14:textId="77777777" w:rsidR="00C64CD2" w:rsidRDefault="00C64CD2" w:rsidP="009A7E5F">
            <w:pPr>
              <w:spacing w:line="240" w:lineRule="auto"/>
              <w:ind w:firstLine="0"/>
              <w:jc w:val="center"/>
              <w:rPr>
                <w:color w:val="4472C4"/>
                <w:sz w:val="16"/>
                <w:szCs w:val="16"/>
              </w:rPr>
            </w:pPr>
            <w:r>
              <w:rPr>
                <w:rFonts w:hint="eastAsia"/>
                <w:color w:val="4472C4"/>
                <w:sz w:val="16"/>
                <w:szCs w:val="16"/>
              </w:rPr>
              <w:t>0.01km</w:t>
            </w:r>
          </w:p>
          <w:p w14:paraId="3EB04899" w14:textId="77777777" w:rsidR="00C64CD2" w:rsidRDefault="00C64CD2" w:rsidP="009A7E5F">
            <w:pPr>
              <w:spacing w:line="240" w:lineRule="auto"/>
              <w:ind w:firstLine="0"/>
              <w:jc w:val="center"/>
              <w:rPr>
                <w:color w:val="70AD47"/>
                <w:sz w:val="16"/>
                <w:szCs w:val="16"/>
              </w:rPr>
            </w:pPr>
            <w:r>
              <w:rPr>
                <w:rFonts w:hint="eastAsia"/>
                <w:color w:val="70AD47"/>
                <w:sz w:val="16"/>
                <w:szCs w:val="16"/>
              </w:rPr>
              <w:t>0.292km</w:t>
            </w:r>
          </w:p>
          <w:p w14:paraId="0BDDE4DC" w14:textId="77777777" w:rsidR="00C64CD2" w:rsidRDefault="00C64CD2" w:rsidP="009A7E5F">
            <w:pPr>
              <w:spacing w:line="240" w:lineRule="auto"/>
              <w:ind w:firstLine="0"/>
              <w:jc w:val="center"/>
              <w:rPr>
                <w:sz w:val="16"/>
                <w:szCs w:val="16"/>
              </w:rPr>
            </w:pPr>
            <w:r>
              <w:rPr>
                <w:rFonts w:hint="eastAsia"/>
                <w:color w:val="FF0000"/>
                <w:sz w:val="16"/>
                <w:szCs w:val="16"/>
              </w:rPr>
              <w:t>250km</w:t>
            </w:r>
          </w:p>
        </w:tc>
        <w:tc>
          <w:tcPr>
            <w:tcW w:w="1134" w:type="dxa"/>
            <w:tcBorders>
              <w:top w:val="nil"/>
              <w:bottom w:val="single" w:sz="12" w:space="0" w:color="000000"/>
            </w:tcBorders>
            <w:vAlign w:val="center"/>
            <w:tcPrChange w:id="737" w:author="胡 悦琳" w:date="2021-09-13T17:34:00Z">
              <w:tcPr>
                <w:tcW w:w="1134" w:type="dxa"/>
                <w:tcBorders>
                  <w:top w:val="single" w:sz="4" w:space="0" w:color="auto"/>
                  <w:bottom w:val="single" w:sz="12" w:space="0" w:color="000000"/>
                </w:tcBorders>
                <w:vAlign w:val="center"/>
              </w:tcPr>
            </w:tcPrChange>
          </w:tcPr>
          <w:p w14:paraId="5AA18624" w14:textId="77777777" w:rsidR="00C64CD2" w:rsidRDefault="00C64CD2" w:rsidP="009A7E5F">
            <w:pPr>
              <w:spacing w:line="240" w:lineRule="auto"/>
              <w:ind w:firstLine="0"/>
              <w:jc w:val="center"/>
              <w:rPr>
                <w:color w:val="4472C4"/>
                <w:sz w:val="16"/>
                <w:szCs w:val="16"/>
              </w:rPr>
            </w:pPr>
            <w:r>
              <w:rPr>
                <w:rFonts w:hint="eastAsia"/>
                <w:color w:val="4472C4"/>
                <w:sz w:val="16"/>
                <w:szCs w:val="16"/>
              </w:rPr>
              <w:t>24h</w:t>
            </w:r>
          </w:p>
          <w:p w14:paraId="01A3F217" w14:textId="77777777" w:rsidR="00C64CD2" w:rsidRDefault="00C64CD2" w:rsidP="009A7E5F">
            <w:pPr>
              <w:spacing w:line="240" w:lineRule="auto"/>
              <w:ind w:firstLine="0"/>
              <w:jc w:val="center"/>
              <w:rPr>
                <w:color w:val="70AD47"/>
                <w:sz w:val="16"/>
                <w:szCs w:val="16"/>
              </w:rPr>
            </w:pPr>
            <w:r>
              <w:rPr>
                <w:rFonts w:hint="eastAsia"/>
                <w:color w:val="70AD47"/>
                <w:sz w:val="16"/>
                <w:szCs w:val="16"/>
              </w:rPr>
              <w:t>2d</w:t>
            </w:r>
          </w:p>
          <w:p w14:paraId="098B1C20" w14:textId="77777777" w:rsidR="00C64CD2" w:rsidRDefault="00C64CD2" w:rsidP="009A7E5F">
            <w:pPr>
              <w:spacing w:line="240" w:lineRule="auto"/>
              <w:ind w:firstLine="0"/>
              <w:jc w:val="center"/>
              <w:rPr>
                <w:sz w:val="16"/>
                <w:szCs w:val="16"/>
              </w:rPr>
            </w:pPr>
            <w:r>
              <w:rPr>
                <w:rFonts w:hint="eastAsia"/>
                <w:color w:val="FF0000"/>
                <w:sz w:val="16"/>
                <w:szCs w:val="16"/>
              </w:rPr>
              <w:t>12d</w:t>
            </w:r>
          </w:p>
        </w:tc>
        <w:tc>
          <w:tcPr>
            <w:tcW w:w="1276" w:type="dxa"/>
            <w:tcBorders>
              <w:top w:val="nil"/>
              <w:bottom w:val="single" w:sz="12" w:space="0" w:color="000000"/>
            </w:tcBorders>
            <w:vAlign w:val="center"/>
            <w:tcPrChange w:id="738" w:author="胡 悦琳" w:date="2021-09-13T17:34:00Z">
              <w:tcPr>
                <w:tcW w:w="1276" w:type="dxa"/>
                <w:tcBorders>
                  <w:top w:val="single" w:sz="4" w:space="0" w:color="auto"/>
                  <w:bottom w:val="single" w:sz="12" w:space="0" w:color="000000"/>
                </w:tcBorders>
                <w:vAlign w:val="center"/>
              </w:tcPr>
            </w:tcPrChange>
          </w:tcPr>
          <w:p w14:paraId="38C29AD8" w14:textId="77777777" w:rsidR="00C64CD2" w:rsidRDefault="00C64CD2" w:rsidP="009A7E5F">
            <w:pPr>
              <w:spacing w:line="240" w:lineRule="auto"/>
              <w:ind w:firstLine="0"/>
              <w:jc w:val="center"/>
              <w:rPr>
                <w:color w:val="4472C4"/>
                <w:sz w:val="16"/>
                <w:szCs w:val="16"/>
              </w:rPr>
            </w:pPr>
            <w:r>
              <w:rPr>
                <w:rFonts w:hint="eastAsia"/>
                <w:color w:val="4472C4"/>
                <w:sz w:val="16"/>
                <w:szCs w:val="16"/>
              </w:rPr>
              <w:t>5%</w:t>
            </w:r>
          </w:p>
          <w:p w14:paraId="1CBB1DAF" w14:textId="77777777" w:rsidR="00C64CD2" w:rsidRDefault="00C64CD2" w:rsidP="009A7E5F">
            <w:pPr>
              <w:spacing w:line="240" w:lineRule="auto"/>
              <w:ind w:firstLine="0"/>
              <w:jc w:val="center"/>
              <w:rPr>
                <w:color w:val="70AD47"/>
                <w:sz w:val="16"/>
                <w:szCs w:val="16"/>
              </w:rPr>
            </w:pPr>
            <w:r>
              <w:rPr>
                <w:rFonts w:hint="eastAsia"/>
                <w:color w:val="70AD47"/>
                <w:sz w:val="16"/>
                <w:szCs w:val="16"/>
              </w:rPr>
              <w:t>8%</w:t>
            </w:r>
          </w:p>
          <w:p w14:paraId="516E9033" w14:textId="77777777" w:rsidR="00C64CD2" w:rsidRDefault="00C64CD2" w:rsidP="009A7E5F">
            <w:pPr>
              <w:spacing w:line="240" w:lineRule="auto"/>
              <w:ind w:firstLine="0"/>
              <w:jc w:val="center"/>
              <w:rPr>
                <w:sz w:val="16"/>
                <w:szCs w:val="16"/>
              </w:rPr>
            </w:pPr>
            <w:r>
              <w:rPr>
                <w:rFonts w:hint="eastAsia"/>
                <w:color w:val="FF0000"/>
                <w:sz w:val="16"/>
                <w:szCs w:val="16"/>
              </w:rPr>
              <w:t>20%</w:t>
            </w:r>
          </w:p>
        </w:tc>
      </w:tr>
    </w:tbl>
    <w:p w14:paraId="7D6831EB" w14:textId="77777777" w:rsidR="00C64CD2" w:rsidRDefault="00C64CD2" w:rsidP="00C64CD2">
      <w:pPr>
        <w:spacing w:line="240" w:lineRule="auto"/>
        <w:ind w:right="84" w:firstLineChars="200" w:firstLine="336"/>
        <w:jc w:val="left"/>
        <w:rPr>
          <w:color w:val="FF0000"/>
          <w:sz w:val="16"/>
          <w:szCs w:val="16"/>
        </w:rPr>
      </w:pPr>
      <w:r>
        <w:rPr>
          <w:rFonts w:hint="eastAsia"/>
          <w:color w:val="4472C4"/>
          <w:sz w:val="16"/>
          <w:szCs w:val="16"/>
        </w:rPr>
        <w:t>蓝色表示最终的精度目标</w:t>
      </w:r>
      <w:r>
        <w:rPr>
          <w:sz w:val="16"/>
          <w:szCs w:val="16"/>
        </w:rPr>
        <w:t xml:space="preserve"> ;</w:t>
      </w:r>
      <w:r>
        <w:rPr>
          <w:rFonts w:hint="eastAsia"/>
          <w:color w:val="00B050"/>
          <w:sz w:val="16"/>
          <w:szCs w:val="16"/>
        </w:rPr>
        <w:t>绿色表示现阶段的突破进展</w:t>
      </w:r>
      <w:r>
        <w:rPr>
          <w:rFonts w:hint="eastAsia"/>
          <w:color w:val="00B050"/>
          <w:sz w:val="16"/>
          <w:szCs w:val="16"/>
        </w:rPr>
        <w:t>;</w:t>
      </w:r>
      <w:r>
        <w:rPr>
          <w:rFonts w:hint="eastAsia"/>
          <w:color w:val="FF0000"/>
          <w:sz w:val="16"/>
          <w:szCs w:val="16"/>
        </w:rPr>
        <w:t>红色表示最低的阈值要求。</w:t>
      </w:r>
      <w:r>
        <w:rPr>
          <w:rFonts w:hint="eastAsia"/>
          <w:color w:val="FF0000"/>
          <w:sz w:val="16"/>
          <w:szCs w:val="16"/>
        </w:rPr>
        <w:t xml:space="preserve"> </w:t>
      </w:r>
      <w:r>
        <w:rPr>
          <w:rFonts w:hint="eastAsia"/>
          <w:sz w:val="16"/>
          <w:szCs w:val="16"/>
        </w:rPr>
        <w:t>m</w:t>
      </w:r>
      <w:r>
        <w:rPr>
          <w:sz w:val="16"/>
          <w:szCs w:val="16"/>
        </w:rPr>
        <w:t>in</w:t>
      </w:r>
      <w:r>
        <w:rPr>
          <w:rFonts w:hint="eastAsia"/>
          <w:sz w:val="16"/>
          <w:szCs w:val="16"/>
        </w:rPr>
        <w:t>：分；</w:t>
      </w:r>
      <w:r>
        <w:rPr>
          <w:rFonts w:hint="eastAsia"/>
          <w:sz w:val="16"/>
          <w:szCs w:val="16"/>
        </w:rPr>
        <w:t>h</w:t>
      </w:r>
      <w:r>
        <w:rPr>
          <w:rFonts w:hint="eastAsia"/>
          <w:sz w:val="16"/>
          <w:szCs w:val="16"/>
        </w:rPr>
        <w:t>：小时；</w:t>
      </w:r>
      <w:r>
        <w:rPr>
          <w:rFonts w:hint="eastAsia"/>
          <w:sz w:val="16"/>
          <w:szCs w:val="16"/>
        </w:rPr>
        <w:t>d</w:t>
      </w:r>
      <w:r>
        <w:rPr>
          <w:rFonts w:hint="eastAsia"/>
          <w:sz w:val="16"/>
          <w:szCs w:val="16"/>
        </w:rPr>
        <w:t>：天；</w:t>
      </w:r>
      <w:r>
        <w:rPr>
          <w:rFonts w:hint="eastAsia"/>
          <w:sz w:val="16"/>
          <w:szCs w:val="16"/>
        </w:rPr>
        <w:t>km</w:t>
      </w:r>
      <w:r>
        <w:rPr>
          <w:rFonts w:hint="eastAsia"/>
          <w:sz w:val="16"/>
          <w:szCs w:val="16"/>
        </w:rPr>
        <w:t>：千米。</w:t>
      </w:r>
    </w:p>
    <w:p w14:paraId="2150089F" w14:textId="77777777" w:rsidR="00C64CD2" w:rsidRDefault="00C64CD2" w:rsidP="00C64CD2">
      <w:pPr>
        <w:spacing w:line="480" w:lineRule="auto"/>
        <w:ind w:firstLineChars="200" w:firstLine="416"/>
        <w:rPr>
          <w:rFonts w:eastAsia="宋体"/>
          <w:szCs w:val="20"/>
        </w:rPr>
      </w:pPr>
    </w:p>
    <w:p w14:paraId="1667862B" w14:textId="77777777" w:rsidR="00C64CD2" w:rsidRDefault="00C64CD2" w:rsidP="00C64CD2">
      <w:pPr>
        <w:spacing w:line="480" w:lineRule="auto"/>
        <w:ind w:firstLineChars="200" w:firstLine="436"/>
        <w:rPr>
          <w:rFonts w:ascii="宋体" w:eastAsia="宋体" w:hAnsi="宋体"/>
          <w:sz w:val="21"/>
        </w:rPr>
      </w:pPr>
      <w:r>
        <w:rPr>
          <w:rFonts w:ascii="宋体" w:eastAsia="宋体" w:hAnsi="宋体" w:hint="eastAsia"/>
          <w:sz w:val="21"/>
        </w:rPr>
        <w:t>大气校正减弱了大气对遥感影像得影响，提高了地物的辨识度，使得地物在影像上的对比度</w:t>
      </w:r>
      <w:r>
        <w:rPr>
          <w:rFonts w:ascii="宋体" w:eastAsia="宋体" w:hAnsi="宋体" w:hint="eastAsia"/>
          <w:sz w:val="21"/>
        </w:rPr>
        <w:lastRenderedPageBreak/>
        <w:t>有了显著提高．FLAASH大气校正模型采用的算法是改进的MODTRAN辐射传输模型，使用图像像素光谱上的特征取代遥感成像时的实测大气参数来估算大气的属性，可有效去除水蒸气和气溶胶的散射效应；采用像素尺度的校正，能够消除目标像元和邻近像元交叉辐射的邻近效应，获得较准确的地物反射率:1</w:t>
      </w:r>
      <w:r>
        <w:rPr>
          <w:rFonts w:ascii="宋体" w:eastAsia="宋体" w:hAnsi="宋体"/>
          <w:sz w:val="21"/>
        </w:rPr>
        <w:t>0.11</w:t>
      </w:r>
      <w:r>
        <w:rPr>
          <w:rFonts w:ascii="宋体" w:eastAsia="宋体" w:hAnsi="宋体" w:hint="eastAsia"/>
          <w:sz w:val="21"/>
        </w:rPr>
        <w:t>。</w:t>
      </w:r>
    </w:p>
    <w:p w14:paraId="1C92E143" w14:textId="77777777" w:rsidR="00C64CD2" w:rsidRDefault="00C64CD2" w:rsidP="00C64CD2">
      <w:pPr>
        <w:pStyle w:val="4"/>
        <w:spacing w:line="480" w:lineRule="auto"/>
        <w:rPr>
          <w:rFonts w:ascii="宋体" w:eastAsia="宋体" w:hAnsi="宋体"/>
          <w:b/>
          <w:kern w:val="0"/>
        </w:rPr>
      </w:pPr>
      <w:r>
        <w:rPr>
          <w:rFonts w:ascii="宋体" w:eastAsia="宋体" w:hAnsi="宋体"/>
          <w:b/>
          <w:kern w:val="0"/>
        </w:rPr>
        <w:t>2</w:t>
      </w:r>
      <w:r>
        <w:rPr>
          <w:rFonts w:ascii="宋体" w:eastAsia="宋体" w:hAnsi="宋体" w:hint="eastAsia"/>
          <w:b/>
          <w:kern w:val="0"/>
        </w:rPr>
        <w:t xml:space="preserve">  反演模型建立</w:t>
      </w:r>
    </w:p>
    <w:p w14:paraId="49D87F50" w14:textId="77777777" w:rsidR="00C64CD2" w:rsidRDefault="00C64CD2" w:rsidP="00C64CD2">
      <w:pPr>
        <w:spacing w:line="480" w:lineRule="auto"/>
        <w:rPr>
          <w:rFonts w:ascii="宋体" w:eastAsia="宋体" w:hAnsi="宋体"/>
          <w:sz w:val="21"/>
        </w:rPr>
      </w:pPr>
      <w:r>
        <w:rPr>
          <w:rFonts w:ascii="宋体" w:eastAsia="宋体" w:hAnsi="宋体" w:hint="eastAsia"/>
          <w:sz w:val="21"/>
        </w:rPr>
        <w:t>本文运用单波段法，多波段比值法、B算法进行水深反演研究。依据相关性系数(R</w:t>
      </w:r>
      <w:r>
        <w:rPr>
          <w:rFonts w:ascii="宋体" w:eastAsia="宋体" w:hAnsi="宋体" w:hint="eastAsia"/>
          <w:sz w:val="21"/>
          <w:vertAlign w:val="superscript"/>
        </w:rPr>
        <w:t>2</w:t>
      </w:r>
      <w:r>
        <w:rPr>
          <w:rFonts w:ascii="宋体" w:eastAsia="宋体" w:hAnsi="宋体"/>
          <w:sz w:val="21"/>
        </w:rPr>
        <w:t>)</w:t>
      </w:r>
      <w:r>
        <w:rPr>
          <w:rFonts w:ascii="宋体" w:eastAsia="宋体" w:hAnsi="宋体" w:hint="eastAsia"/>
          <w:sz w:val="21"/>
        </w:rPr>
        <w:t>以及各算法反演出的水深的最大值，最小值，选出较好的模型来反演出水库水深。</w:t>
      </w:r>
    </w:p>
    <w:p w14:paraId="1198EDD7" w14:textId="77777777" w:rsidR="00C64CD2" w:rsidRDefault="00C64CD2" w:rsidP="00C64CD2">
      <w:pPr>
        <w:pStyle w:val="5"/>
        <w:spacing w:line="480" w:lineRule="auto"/>
        <w:rPr>
          <w:rFonts w:ascii="宋体" w:eastAsia="宋体" w:hAnsi="宋体"/>
          <w:b/>
          <w:sz w:val="21"/>
          <w:szCs w:val="21"/>
        </w:rPr>
      </w:pPr>
      <w:r>
        <w:rPr>
          <w:rFonts w:ascii="宋体" w:eastAsia="宋体" w:hAnsi="宋体"/>
          <w:b/>
          <w:sz w:val="21"/>
          <w:szCs w:val="21"/>
        </w:rPr>
        <w:t>2</w:t>
      </w:r>
      <w:r>
        <w:rPr>
          <w:rFonts w:ascii="宋体" w:eastAsia="宋体" w:hAnsi="宋体" w:hint="eastAsia"/>
          <w:b/>
          <w:sz w:val="21"/>
          <w:szCs w:val="21"/>
        </w:rPr>
        <w:t>.</w:t>
      </w:r>
      <w:r>
        <w:rPr>
          <w:rFonts w:ascii="宋体" w:eastAsia="宋体" w:hAnsi="宋体"/>
          <w:b/>
          <w:sz w:val="21"/>
          <w:szCs w:val="21"/>
        </w:rPr>
        <w:t>1</w:t>
      </w:r>
      <w:r>
        <w:rPr>
          <w:rFonts w:ascii="宋体" w:eastAsia="宋体" w:hAnsi="宋体" w:hint="eastAsia"/>
          <w:b/>
          <w:sz w:val="21"/>
          <w:szCs w:val="21"/>
        </w:rPr>
        <w:t xml:space="preserve">  遥感水深反演原理</w:t>
      </w:r>
    </w:p>
    <w:p w14:paraId="32E9196A" w14:textId="77777777" w:rsidR="00C64CD2" w:rsidRDefault="00C64CD2" w:rsidP="00C64CD2">
      <w:pPr>
        <w:spacing w:line="480" w:lineRule="auto"/>
        <w:rPr>
          <w:rFonts w:ascii="宋体" w:eastAsia="宋体" w:hAnsi="宋体"/>
          <w:sz w:val="21"/>
        </w:rPr>
      </w:pPr>
      <w:r>
        <w:rPr>
          <w:rFonts w:ascii="宋体" w:eastAsia="宋体" w:hAnsi="宋体" w:hint="eastAsia"/>
          <w:sz w:val="21"/>
        </w:rPr>
        <w:t>（1）</w:t>
      </w:r>
      <w:r>
        <w:rPr>
          <w:rFonts w:ascii="宋体" w:eastAsia="宋体" w:hAnsi="宋体"/>
          <w:sz w:val="21"/>
        </w:rPr>
        <w:t>单波段模型</w:t>
      </w:r>
      <w:r>
        <w:rPr>
          <w:rFonts w:ascii="宋体" w:eastAsia="宋体" w:hAnsi="宋体" w:hint="eastAsia"/>
          <w:sz w:val="21"/>
        </w:rPr>
        <w:t>。</w:t>
      </w:r>
      <w:r>
        <w:rPr>
          <w:rFonts w:ascii="宋体" w:eastAsia="宋体" w:hAnsi="宋体"/>
          <w:sz w:val="21"/>
        </w:rPr>
        <w:t>又称简单衰减模型，</w:t>
      </w:r>
      <w:r>
        <w:rPr>
          <w:rFonts w:ascii="宋体" w:eastAsia="宋体" w:hAnsi="宋体" w:hint="eastAsia"/>
          <w:sz w:val="21"/>
        </w:rPr>
        <w:t>在实际</w:t>
      </w:r>
      <w:r>
        <w:rPr>
          <w:rFonts w:ascii="宋体" w:eastAsia="宋体" w:hAnsi="宋体"/>
          <w:sz w:val="21"/>
        </w:rPr>
        <w:t>应用时，</w:t>
      </w:r>
      <w:r>
        <w:rPr>
          <w:rFonts w:ascii="宋体" w:eastAsia="宋体" w:hAnsi="宋体" w:hint="eastAsia"/>
          <w:sz w:val="21"/>
        </w:rPr>
        <w:t>模型</w:t>
      </w:r>
      <w:r>
        <w:rPr>
          <w:rFonts w:ascii="宋体" w:eastAsia="宋体" w:hAnsi="宋体"/>
          <w:sz w:val="21"/>
        </w:rPr>
        <w:t>简化</w:t>
      </w:r>
      <w:r>
        <w:rPr>
          <w:rFonts w:ascii="宋体" w:eastAsia="宋体" w:hAnsi="宋体" w:hint="eastAsia"/>
          <w:sz w:val="21"/>
        </w:rPr>
        <w:t>为</w:t>
      </w:r>
      <w:r>
        <w:rPr>
          <w:rFonts w:ascii="宋体" w:eastAsia="宋体" w:hAnsi="宋体"/>
          <w:sz w:val="21"/>
        </w:rPr>
        <w:t>：</w:t>
      </w:r>
    </w:p>
    <w:p w14:paraId="3380B5D9" w14:textId="5074050E" w:rsidR="00C64CD2" w:rsidRDefault="00C64CD2" w:rsidP="00C64CD2">
      <w:pPr>
        <w:spacing w:line="480" w:lineRule="auto"/>
        <w:jc w:val="center"/>
        <w:rPr>
          <w:rFonts w:ascii="宋体" w:eastAsia="宋体" w:hAnsi="宋体"/>
          <w:sz w:val="21"/>
        </w:rPr>
      </w:pPr>
      <w:r>
        <w:rPr>
          <w:rFonts w:ascii="宋体" w:eastAsia="宋体" w:hAnsi="宋体"/>
          <w:sz w:val="21"/>
        </w:rPr>
        <w:br/>
      </w:r>
      <w:bookmarkStart w:id="739" w:name="_Hlk65942046"/>
      <m:oMath>
        <m:r>
          <w:rPr>
            <w:rFonts w:ascii="Cambria Math"/>
          </w:rPr>
          <m:t>Z=a</m:t>
        </m:r>
        <m:r>
          <w:rPr>
            <w:rFonts w:ascii="MS Gothic" w:eastAsia="MS Gothic" w:hAnsi="MS Gothic" w:cs="MS Gothic" w:hint="eastAsia"/>
          </w:rPr>
          <m:t>*</m:t>
        </m:r>
        <m:func>
          <m:funcPr>
            <m:ctrlPr>
              <w:rPr>
                <w:rFonts w:ascii="Cambria Math" w:hAnsi="Cambria Math"/>
                <w:i/>
              </w:rPr>
            </m:ctrlPr>
          </m:funcPr>
          <m:fName>
            <m:r>
              <w:rPr>
                <w:rFonts w:ascii="Cambria Math"/>
              </w:rPr>
              <m:t>ln</m:t>
            </m:r>
          </m:fName>
          <m:e>
            <m:r>
              <w:rPr>
                <w:rFonts w:ascii="Cambria Math"/>
              </w:rPr>
              <m:t>(</m:t>
            </m:r>
          </m:e>
        </m:func>
        <m:sSub>
          <m:sSubPr>
            <m:ctrlPr>
              <w:rPr>
                <w:rFonts w:ascii="Cambria Math" w:hAnsi="Cambria Math"/>
                <w:i/>
              </w:rPr>
            </m:ctrlPr>
          </m:sSubPr>
          <m:e>
            <m:r>
              <w:rPr>
                <w:rFonts w:ascii="Cambria Math"/>
              </w:rPr>
              <m:t>R</m:t>
            </m:r>
          </m:e>
          <m:sub>
            <m:r>
              <w:rPr>
                <w:rFonts w:ascii="Cambria Math"/>
              </w:rPr>
              <m:t>i</m:t>
            </m:r>
          </m:sub>
        </m:sSub>
        <m:r>
          <w:rPr>
            <w:rFonts w:ascii="Cambria Math"/>
          </w:rPr>
          <m:t>)+b</m:t>
        </m:r>
      </m:oMath>
      <w:r>
        <w:rPr>
          <w:rFonts w:ascii="宋体" w:eastAsia="宋体" w:hAnsi="宋体"/>
          <w:sz w:val="21"/>
        </w:rPr>
        <w:t xml:space="preserve">     </w:t>
      </w:r>
      <w:r>
        <w:rPr>
          <w:rFonts w:ascii="宋体" w:eastAsia="宋体" w:hAnsi="宋体" w:hint="eastAsia"/>
          <w:sz w:val="21"/>
        </w:rPr>
        <w:t>（1）</w:t>
      </w:r>
    </w:p>
    <w:bookmarkEnd w:id="739"/>
    <w:p w14:paraId="6BCD2477" w14:textId="77777777" w:rsidR="00C64CD2" w:rsidRDefault="00C64CD2" w:rsidP="00C64CD2">
      <w:pPr>
        <w:spacing w:line="480" w:lineRule="auto"/>
        <w:rPr>
          <w:rFonts w:ascii="宋体" w:eastAsia="宋体" w:hAnsi="宋体"/>
          <w:sz w:val="21"/>
        </w:rPr>
      </w:pPr>
      <w:r>
        <w:rPr>
          <w:rFonts w:ascii="宋体" w:eastAsia="宋体" w:hAnsi="宋体" w:hint="eastAsia"/>
          <w:sz w:val="21"/>
        </w:rPr>
        <w:t>（2）波段比值模型。即依据水深信息差异较大的2个波段进行比值运算，分母为反射率较小的波段，分子为反射率较大的波段。该模型可进一步突出水深信息，另外，也可一定程度上消除水底底质差异引起的水底反射率不同的影响，其公式为</w:t>
      </w:r>
    </w:p>
    <w:p w14:paraId="37FCD2E1" w14:textId="19C75CDA" w:rsidR="00C64CD2" w:rsidRDefault="00C64CD2" w:rsidP="00C64CD2">
      <w:pPr>
        <w:spacing w:line="480" w:lineRule="auto"/>
        <w:jc w:val="center"/>
        <w:rPr>
          <w:rFonts w:ascii="宋体" w:eastAsia="宋体" w:hAnsi="宋体"/>
          <w:sz w:val="21"/>
        </w:rPr>
      </w:pPr>
      <m:oMath>
        <m:r>
          <w:rPr>
            <w:rFonts w:ascii="Cambria Math"/>
          </w:rPr>
          <m:t>Z=a</m:t>
        </m:r>
        <m:r>
          <w:rPr>
            <w:rFonts w:ascii="MS Gothic" w:eastAsia="MS Gothic" w:hAnsi="MS Gothic" w:cs="MS Gothic" w:hint="eastAsia"/>
          </w:rPr>
          <m:t>*</m:t>
        </m:r>
        <m:func>
          <m:funcPr>
            <m:ctrlPr>
              <w:rPr>
                <w:rFonts w:ascii="Cambria Math" w:hAnsi="Cambria Math"/>
                <w:i/>
              </w:rPr>
            </m:ctrlPr>
          </m:funcPr>
          <m:fName>
            <m:r>
              <w:rPr>
                <w:rFonts w:ascii="Cambria Math"/>
              </w:rPr>
              <m:t>ln</m:t>
            </m:r>
          </m:fName>
          <m:e>
            <m:r>
              <w:rPr>
                <w:rFonts w:ascii="Cambria Math"/>
              </w:rPr>
              <m:t>(</m:t>
            </m:r>
          </m:e>
        </m:func>
        <m:sSub>
          <m:sSubPr>
            <m:ctrlPr>
              <w:rPr>
                <w:rFonts w:ascii="Cambria Math" w:hAnsi="Cambria Math"/>
                <w:i/>
              </w:rPr>
            </m:ctrlPr>
          </m:sSubPr>
          <m:e>
            <m:r>
              <w:rPr>
                <w:rFonts w:ascii="Cambria Math"/>
              </w:rPr>
              <m:t>R</m:t>
            </m:r>
          </m:e>
          <m:sub>
            <m:r>
              <w:rPr>
                <w:rFonts w:ascii="Cambria Math"/>
              </w:rPr>
              <m:t>i</m:t>
            </m:r>
          </m:sub>
        </m:sSub>
        <m:r>
          <w:rPr>
            <w:rFonts w:ascii="Cambria Math"/>
          </w:rPr>
          <m:t>/</m:t>
        </m:r>
        <m:sSub>
          <m:sSubPr>
            <m:ctrlPr>
              <w:rPr>
                <w:rFonts w:ascii="Cambria Math" w:hAnsi="Cambria Math"/>
                <w:i/>
              </w:rPr>
            </m:ctrlPr>
          </m:sSubPr>
          <m:e>
            <m:r>
              <w:rPr>
                <w:rFonts w:ascii="Cambria Math"/>
              </w:rPr>
              <m:t>R</m:t>
            </m:r>
          </m:e>
          <m:sub>
            <m:r>
              <w:rPr>
                <w:rFonts w:ascii="Cambria Math"/>
              </w:rPr>
              <m:t>j</m:t>
            </m:r>
          </m:sub>
        </m:sSub>
        <m:r>
          <w:rPr>
            <w:rFonts w:ascii="Cambria Math"/>
          </w:rPr>
          <m:t>)+b</m:t>
        </m:r>
      </m:oMath>
      <w:r>
        <w:rPr>
          <w:rFonts w:ascii="宋体" w:eastAsia="宋体" w:hAnsi="宋体"/>
          <w:sz w:val="21"/>
        </w:rPr>
        <w:t xml:space="preserve">     </w:t>
      </w:r>
      <w:r>
        <w:rPr>
          <w:rFonts w:ascii="宋体" w:eastAsia="宋体" w:hAnsi="宋体" w:hint="eastAsia"/>
          <w:sz w:val="21"/>
        </w:rPr>
        <w:t>（</w:t>
      </w:r>
      <w:r>
        <w:rPr>
          <w:rFonts w:ascii="宋体" w:eastAsia="宋体" w:hAnsi="宋体"/>
          <w:sz w:val="21"/>
        </w:rPr>
        <w:t>2</w:t>
      </w:r>
      <w:r>
        <w:rPr>
          <w:rFonts w:ascii="宋体" w:eastAsia="宋体" w:hAnsi="宋体" w:hint="eastAsia"/>
          <w:sz w:val="21"/>
        </w:rPr>
        <w:t>）</w:t>
      </w:r>
    </w:p>
    <w:p w14:paraId="7932E012" w14:textId="77777777" w:rsidR="00C64CD2" w:rsidRDefault="00C64CD2" w:rsidP="00C64CD2">
      <w:pPr>
        <w:spacing w:line="480" w:lineRule="auto"/>
        <w:rPr>
          <w:rFonts w:ascii="宋体" w:eastAsia="宋体" w:hAnsi="宋体"/>
          <w:sz w:val="21"/>
        </w:rPr>
      </w:pPr>
      <w:r>
        <w:rPr>
          <w:rFonts w:ascii="宋体" w:eastAsia="宋体" w:hAnsi="宋体" w:hint="eastAsia"/>
          <w:sz w:val="21"/>
        </w:rPr>
        <w:t>其中Z为反演水深，Ri为波段</w:t>
      </w:r>
      <w:proofErr w:type="spellStart"/>
      <w:r>
        <w:rPr>
          <w:rFonts w:ascii="宋体" w:eastAsia="宋体" w:hAnsi="宋体" w:hint="eastAsia"/>
          <w:sz w:val="21"/>
        </w:rPr>
        <w:t>i</w:t>
      </w:r>
      <w:proofErr w:type="spellEnd"/>
      <w:r>
        <w:rPr>
          <w:rFonts w:ascii="宋体" w:eastAsia="宋体" w:hAnsi="宋体" w:hint="eastAsia"/>
          <w:sz w:val="21"/>
        </w:rPr>
        <w:t>的反射率，a、b为回归系数。</w:t>
      </w:r>
    </w:p>
    <w:p w14:paraId="2FCB06AE" w14:textId="74A2222A" w:rsidR="00C64CD2" w:rsidRDefault="00C64CD2" w:rsidP="00C64CD2">
      <w:pPr>
        <w:spacing w:line="480" w:lineRule="auto"/>
        <w:rPr>
          <w:rFonts w:ascii="宋体" w:eastAsia="宋体" w:hAnsi="宋体"/>
          <w:sz w:val="21"/>
        </w:rPr>
      </w:pPr>
      <w:r>
        <w:rPr>
          <w:rFonts w:ascii="宋体" w:eastAsia="宋体" w:hAnsi="宋体"/>
          <w:noProof/>
          <w:sz w:val="21"/>
        </w:rPr>
        <w:drawing>
          <wp:inline distT="0" distB="0" distL="0" distR="0" wp14:anchorId="78FCB637" wp14:editId="149D6115">
            <wp:extent cx="2423160" cy="7010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23160" cy="701040"/>
                    </a:xfrm>
                    <a:prstGeom prst="rect">
                      <a:avLst/>
                    </a:prstGeom>
                    <a:noFill/>
                    <a:ln>
                      <a:noFill/>
                    </a:ln>
                    <a:effectLst/>
                  </pic:spPr>
                </pic:pic>
              </a:graphicData>
            </a:graphic>
          </wp:inline>
        </w:drawing>
      </w:r>
    </w:p>
    <w:p w14:paraId="1ACC09AB" w14:textId="77777777" w:rsidR="00C64CD2" w:rsidRDefault="00C64CD2" w:rsidP="00C64CD2">
      <w:pPr>
        <w:spacing w:line="480" w:lineRule="auto"/>
        <w:rPr>
          <w:rFonts w:ascii="宋体" w:eastAsia="宋体" w:hAnsi="宋体"/>
          <w:sz w:val="21"/>
        </w:rPr>
      </w:pPr>
      <w:bookmarkStart w:id="740" w:name="_Toc9107"/>
      <w:r>
        <w:rPr>
          <w:rFonts w:ascii="宋体" w:eastAsia="宋体" w:hAnsi="宋体" w:hint="eastAsia"/>
          <w:sz w:val="21"/>
        </w:rPr>
        <w:t>（3）底部返照率独立水深</w:t>
      </w:r>
      <w:bookmarkEnd w:id="740"/>
      <w:r>
        <w:rPr>
          <w:rFonts w:ascii="宋体" w:eastAsia="宋体" w:hAnsi="宋体" w:hint="eastAsia"/>
          <w:sz w:val="21"/>
        </w:rPr>
        <w:t>模型。该模型的基本原理是随着深度的增加，当两个波段的反射率降低时，具有较高吸收率的波段（绿色）的ln(RW)值将会比具有较低吸收率的波段（蓝色）的ln(RW)值更加快速的成比例下降，因此两者比值（ratio blue to green）将会下降。由于深度引起的比率变化远大于由于底部反照率改变所引起的变化，这表明在恒定深度处，不同的底部反照率仍具有相同的比率，模型可表示为：</w:t>
      </w:r>
    </w:p>
    <w:p w14:paraId="209BB166" w14:textId="03168C3D" w:rsidR="00C64CD2" w:rsidRDefault="00C64CD2" w:rsidP="00C64CD2">
      <w:pPr>
        <w:spacing w:line="480" w:lineRule="auto"/>
        <w:jc w:val="center"/>
      </w:pPr>
      <m:oMath>
        <m:r>
          <w:rPr>
            <w:rFonts w:ascii="Cambria Math"/>
          </w:rPr>
          <m:t>Z=</m:t>
        </m:r>
        <m:sSub>
          <m:sSubPr>
            <m:ctrlPr>
              <w:rPr>
                <w:rFonts w:ascii="Cambria Math" w:hAnsi="Cambria Math"/>
                <w:i/>
              </w:rPr>
            </m:ctrlPr>
          </m:sSubPr>
          <m:e>
            <m:r>
              <w:rPr>
                <w:rFonts w:ascii="Cambria Math"/>
              </w:rPr>
              <m:t>m</m:t>
            </m:r>
          </m:e>
          <m:sub>
            <m:r>
              <w:rPr>
                <w:rFonts w:ascii="Cambria Math"/>
              </w:rPr>
              <m:t>1</m:t>
            </m:r>
          </m:sub>
        </m:sSub>
        <m:f>
          <m:fPr>
            <m:ctrlPr>
              <w:rPr>
                <w:rFonts w:ascii="Cambria Math" w:hAnsi="Cambria Math"/>
                <w:i/>
              </w:rPr>
            </m:ctrlPr>
          </m:fPr>
          <m:num>
            <m:func>
              <m:funcPr>
                <m:ctrlPr>
                  <w:rPr>
                    <w:rFonts w:ascii="Cambria Math" w:hAnsi="Cambria Math"/>
                    <w:i/>
                  </w:rPr>
                </m:ctrlPr>
              </m:funcPr>
              <m:fName>
                <m:r>
                  <w:rPr>
                    <w:rFonts w:ascii="Cambria Math"/>
                  </w:rPr>
                  <m:t>ln</m:t>
                </m:r>
              </m:fName>
              <m:e>
                <m:r>
                  <w:rPr>
                    <w:rFonts w:ascii="Cambria Math"/>
                  </w:rPr>
                  <m:t>(</m:t>
                </m:r>
              </m:e>
            </m:func>
            <m:r>
              <w:rPr>
                <w:rFonts w:ascii="Cambria Math"/>
              </w:rPr>
              <m:t>n</m:t>
            </m:r>
            <m:sSub>
              <m:sSubPr>
                <m:ctrlPr>
                  <w:rPr>
                    <w:rFonts w:ascii="Cambria Math" w:hAnsi="Cambria Math"/>
                    <w:i/>
                  </w:rPr>
                </m:ctrlPr>
              </m:sSubPr>
              <m:e>
                <m:r>
                  <w:rPr>
                    <w:rFonts w:ascii="Cambria Math"/>
                  </w:rPr>
                  <m:t>R</m:t>
                </m:r>
              </m:e>
              <m:sub>
                <m:r>
                  <w:rPr>
                    <w:rFonts w:ascii="Cambria Math"/>
                  </w:rPr>
                  <m:t>W</m:t>
                </m:r>
              </m:sub>
            </m:sSub>
            <m:r>
              <w:rPr>
                <w:rFonts w:ascii="Cambria Math"/>
              </w:rPr>
              <m:t>(</m:t>
            </m:r>
            <m:sSub>
              <m:sSubPr>
                <m:ctrlPr>
                  <w:rPr>
                    <w:rFonts w:ascii="Cambria Math" w:hAnsi="Cambria Math"/>
                    <w:i/>
                  </w:rPr>
                </m:ctrlPr>
              </m:sSubPr>
              <m:e>
                <m:r>
                  <w:rPr>
                    <w:rFonts w:ascii="Cambria Math"/>
                  </w:rPr>
                  <m:t>λ</m:t>
                </m:r>
              </m:e>
              <m:sub>
                <m:r>
                  <w:rPr>
                    <w:rFonts w:ascii="Cambria Math"/>
                  </w:rPr>
                  <m:t>i</m:t>
                </m:r>
              </m:sub>
            </m:sSub>
            <m:r>
              <w:rPr>
                <w:rFonts w:ascii="Cambria Math"/>
              </w:rPr>
              <m:t>))</m:t>
            </m:r>
          </m:num>
          <m:den>
            <m:func>
              <m:funcPr>
                <m:ctrlPr>
                  <w:rPr>
                    <w:rFonts w:ascii="Cambria Math" w:hAnsi="Cambria Math"/>
                    <w:i/>
                  </w:rPr>
                </m:ctrlPr>
              </m:funcPr>
              <m:fName>
                <m:r>
                  <w:rPr>
                    <w:rFonts w:ascii="Cambria Math"/>
                  </w:rPr>
                  <m:t>ln</m:t>
                </m:r>
              </m:fName>
              <m:e>
                <m:r>
                  <w:rPr>
                    <w:rFonts w:ascii="Cambria Math"/>
                  </w:rPr>
                  <m:t>(</m:t>
                </m:r>
              </m:e>
            </m:func>
            <m:r>
              <w:rPr>
                <w:rFonts w:ascii="Cambria Math"/>
              </w:rPr>
              <m:t>n</m:t>
            </m:r>
            <m:sSub>
              <m:sSubPr>
                <m:ctrlPr>
                  <w:rPr>
                    <w:rFonts w:ascii="Cambria Math" w:hAnsi="Cambria Math"/>
                    <w:i/>
                  </w:rPr>
                </m:ctrlPr>
              </m:sSubPr>
              <m:e>
                <m:r>
                  <w:rPr>
                    <w:rFonts w:ascii="Cambria Math"/>
                  </w:rPr>
                  <m:t>R</m:t>
                </m:r>
              </m:e>
              <m:sub>
                <m:r>
                  <w:rPr>
                    <w:rFonts w:ascii="Cambria Math"/>
                  </w:rPr>
                  <m:t>W</m:t>
                </m:r>
              </m:sub>
            </m:sSub>
            <m:r>
              <w:rPr>
                <w:rFonts w:ascii="Cambria Math"/>
              </w:rPr>
              <m:t>(λj))</m:t>
            </m:r>
          </m:den>
        </m:f>
        <m:r>
          <w:rPr>
            <w:rFonts w:ascii="Cambria Math"/>
          </w:rPr>
          <m:t>-</m:t>
        </m:r>
        <m:sSub>
          <m:sSubPr>
            <m:ctrlPr>
              <w:rPr>
                <w:rFonts w:ascii="Cambria Math" w:hAnsi="Cambria Math"/>
                <w:i/>
              </w:rPr>
            </m:ctrlPr>
          </m:sSubPr>
          <m:e>
            <m:r>
              <w:rPr>
                <w:rFonts w:ascii="Cambria Math"/>
              </w:rPr>
              <m:t>m</m:t>
            </m:r>
          </m:e>
          <m:sub>
            <m:r>
              <w:rPr>
                <w:rFonts w:ascii="Cambria Math"/>
              </w:rPr>
              <m:t>0</m:t>
            </m:r>
          </m:sub>
        </m:sSub>
      </m:oMath>
      <w:r>
        <w:rPr>
          <w:rFonts w:ascii="宋体" w:eastAsia="宋体" w:hAnsi="宋体"/>
          <w:sz w:val="21"/>
        </w:rPr>
        <w:t xml:space="preserve">     </w:t>
      </w:r>
      <w:r>
        <w:rPr>
          <w:rFonts w:ascii="宋体" w:eastAsia="宋体" w:hAnsi="宋体" w:hint="eastAsia"/>
          <w:sz w:val="21"/>
        </w:rPr>
        <w:t>（</w:t>
      </w:r>
      <w:r>
        <w:rPr>
          <w:rFonts w:ascii="宋体" w:eastAsia="宋体" w:hAnsi="宋体"/>
          <w:sz w:val="21"/>
        </w:rPr>
        <w:t>3</w:t>
      </w:r>
      <w:r>
        <w:rPr>
          <w:rFonts w:ascii="宋体" w:eastAsia="宋体" w:hAnsi="宋体" w:hint="eastAsia"/>
          <w:sz w:val="21"/>
        </w:rPr>
        <w:t>）</w:t>
      </w:r>
    </w:p>
    <w:p w14:paraId="0FF16C73" w14:textId="77777777" w:rsidR="00C64CD2" w:rsidRDefault="00C64CD2" w:rsidP="00C64CD2">
      <w:pPr>
        <w:pStyle w:val="5"/>
        <w:spacing w:line="480" w:lineRule="auto"/>
        <w:rPr>
          <w:rFonts w:ascii="宋体" w:eastAsia="宋体" w:hAnsi="宋体"/>
          <w:b/>
          <w:sz w:val="21"/>
          <w:szCs w:val="21"/>
        </w:rPr>
      </w:pPr>
      <w:bookmarkStart w:id="741" w:name="_Toc19111"/>
      <w:r>
        <w:rPr>
          <w:rFonts w:ascii="宋体" w:eastAsia="宋体" w:hAnsi="宋体"/>
          <w:b/>
          <w:sz w:val="21"/>
          <w:szCs w:val="21"/>
        </w:rPr>
        <w:t>2.2</w:t>
      </w:r>
      <w:r>
        <w:rPr>
          <w:rFonts w:ascii="宋体" w:eastAsia="宋体" w:hAnsi="宋体" w:hint="eastAsia"/>
          <w:b/>
          <w:sz w:val="21"/>
          <w:szCs w:val="21"/>
        </w:rPr>
        <w:t>各反演模型的比较</w:t>
      </w:r>
      <w:bookmarkEnd w:id="741"/>
    </w:p>
    <w:p w14:paraId="3BDA3BD0" w14:textId="77777777" w:rsidR="00C64CD2" w:rsidRDefault="00C64CD2" w:rsidP="00C64CD2">
      <w:pPr>
        <w:spacing w:line="480" w:lineRule="auto"/>
        <w:rPr>
          <w:rFonts w:ascii="宋体" w:eastAsia="宋体" w:hAnsi="宋体"/>
          <w:sz w:val="21"/>
        </w:rPr>
      </w:pPr>
      <w:r>
        <w:rPr>
          <w:rFonts w:ascii="宋体" w:eastAsia="宋体" w:hAnsi="宋体"/>
          <w:sz w:val="21"/>
        </w:rPr>
        <w:t>本文选取12个采样点实测水深数据与其相对</w:t>
      </w:r>
      <w:r>
        <w:rPr>
          <w:rFonts w:ascii="宋体" w:eastAsia="宋体" w:hAnsi="宋体" w:hint="eastAsia"/>
          <w:sz w:val="21"/>
        </w:rPr>
        <w:t>点的</w:t>
      </w:r>
      <w:r>
        <w:rPr>
          <w:rFonts w:ascii="宋体" w:eastAsia="宋体" w:hAnsi="宋体"/>
          <w:sz w:val="21"/>
        </w:rPr>
        <w:t>蓝、绿波段</w:t>
      </w:r>
      <w:r>
        <w:rPr>
          <w:rFonts w:ascii="宋体" w:eastAsia="宋体" w:hAnsi="宋体" w:hint="eastAsia"/>
          <w:sz w:val="21"/>
        </w:rPr>
        <w:t>两个单波段模型，GREEN/BLUE（绿光波段/蓝光波段）、RED/GREEN（红光波段/绿光波段）、RED/BLUE（红光波段/蓝光波段）三个比值模型进行回归分析。依据上述回归模型中反演的牛路岭水库的最大值、最小值，标准方差的值，如表5所示。</w:t>
      </w:r>
    </w:p>
    <w:p w14:paraId="3E3571B4" w14:textId="77777777" w:rsidR="00C64CD2" w:rsidRDefault="00C64CD2" w:rsidP="00C64CD2">
      <w:pPr>
        <w:spacing w:beforeLines="50" w:before="156" w:line="480" w:lineRule="auto"/>
        <w:ind w:firstLineChars="200" w:firstLine="416"/>
        <w:jc w:val="center"/>
        <w:rPr>
          <w:b/>
          <w:bCs/>
        </w:rPr>
      </w:pPr>
      <w:r>
        <w:rPr>
          <w:rFonts w:hint="eastAsia"/>
          <w:b/>
          <w:bCs/>
        </w:rPr>
        <w:t>表</w:t>
      </w:r>
      <w:r>
        <w:rPr>
          <w:rFonts w:hint="eastAsia"/>
          <w:b/>
          <w:bCs/>
        </w:rPr>
        <w:t>5</w:t>
      </w:r>
      <w:r>
        <w:rPr>
          <w:b/>
          <w:bCs/>
        </w:rPr>
        <w:t xml:space="preserve"> </w:t>
      </w:r>
      <w:r>
        <w:rPr>
          <w:rFonts w:hint="eastAsia"/>
          <w:b/>
          <w:bCs/>
        </w:rPr>
        <w:t>各回归模型对比</w:t>
      </w:r>
    </w:p>
    <w:p w14:paraId="2357E9BF" w14:textId="77777777" w:rsidR="00C64CD2" w:rsidRDefault="00C64CD2" w:rsidP="00C64CD2">
      <w:pPr>
        <w:spacing w:beforeLines="50" w:before="156" w:line="480" w:lineRule="auto"/>
        <w:ind w:firstLineChars="200" w:firstLine="416"/>
        <w:jc w:val="center"/>
        <w:rPr>
          <w:b/>
          <w:bCs/>
        </w:rPr>
      </w:pPr>
      <w:r>
        <w:rPr>
          <w:rFonts w:hint="eastAsia"/>
          <w:b/>
          <w:bCs/>
        </w:rPr>
        <w:t>Table 5 Comparison of regression models</w:t>
      </w:r>
    </w:p>
    <w:tbl>
      <w:tblPr>
        <w:tblW w:w="5000" w:type="pct"/>
        <w:jc w:val="center"/>
        <w:tblCellMar>
          <w:left w:w="0" w:type="dxa"/>
          <w:right w:w="0" w:type="dxa"/>
        </w:tblCellMar>
        <w:tblLook w:val="0000" w:firstRow="0" w:lastRow="0" w:firstColumn="0" w:lastColumn="0" w:noHBand="0" w:noVBand="0"/>
      </w:tblPr>
      <w:tblGrid>
        <w:gridCol w:w="1084"/>
        <w:gridCol w:w="1137"/>
        <w:gridCol w:w="1049"/>
        <w:gridCol w:w="1351"/>
      </w:tblGrid>
      <w:tr w:rsidR="00C64CD2" w14:paraId="6C3710BE" w14:textId="77777777" w:rsidTr="009A7E5F">
        <w:trPr>
          <w:trHeight w:val="270"/>
          <w:jc w:val="center"/>
        </w:trPr>
        <w:tc>
          <w:tcPr>
            <w:tcW w:w="1173" w:type="pct"/>
            <w:tcBorders>
              <w:top w:val="single" w:sz="12" w:space="0" w:color="000000"/>
              <w:left w:val="nil"/>
              <w:bottom w:val="single" w:sz="4" w:space="0" w:color="auto"/>
              <w:right w:val="nil"/>
            </w:tcBorders>
            <w:noWrap/>
            <w:tcMar>
              <w:top w:w="15" w:type="dxa"/>
              <w:left w:w="15" w:type="dxa"/>
              <w:right w:w="15" w:type="dxa"/>
            </w:tcMar>
            <w:vAlign w:val="center"/>
          </w:tcPr>
          <w:p w14:paraId="7EAF18AD"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lastRenderedPageBreak/>
              <w:t>模型</w:t>
            </w:r>
          </w:p>
        </w:tc>
        <w:tc>
          <w:tcPr>
            <w:tcW w:w="1230" w:type="pct"/>
            <w:tcBorders>
              <w:top w:val="single" w:sz="12" w:space="0" w:color="000000"/>
              <w:left w:val="nil"/>
              <w:bottom w:val="single" w:sz="4" w:space="0" w:color="auto"/>
              <w:right w:val="nil"/>
            </w:tcBorders>
            <w:noWrap/>
            <w:tcMar>
              <w:top w:w="15" w:type="dxa"/>
              <w:left w:w="15" w:type="dxa"/>
              <w:right w:w="15" w:type="dxa"/>
            </w:tcMar>
            <w:vAlign w:val="center"/>
          </w:tcPr>
          <w:p w14:paraId="1E52B251"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最小值</w:t>
            </w:r>
          </w:p>
        </w:tc>
        <w:tc>
          <w:tcPr>
            <w:tcW w:w="1135" w:type="pct"/>
            <w:tcBorders>
              <w:top w:val="single" w:sz="12" w:space="0" w:color="000000"/>
              <w:left w:val="nil"/>
              <w:bottom w:val="single" w:sz="4" w:space="0" w:color="auto"/>
              <w:right w:val="nil"/>
            </w:tcBorders>
            <w:noWrap/>
            <w:tcMar>
              <w:top w:w="15" w:type="dxa"/>
              <w:left w:w="15" w:type="dxa"/>
              <w:right w:w="15" w:type="dxa"/>
            </w:tcMar>
            <w:vAlign w:val="center"/>
          </w:tcPr>
          <w:p w14:paraId="658F7E80"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最大值</w:t>
            </w:r>
          </w:p>
        </w:tc>
        <w:tc>
          <w:tcPr>
            <w:tcW w:w="1462" w:type="pct"/>
            <w:tcBorders>
              <w:top w:val="single" w:sz="12" w:space="0" w:color="000000"/>
              <w:left w:val="nil"/>
              <w:bottom w:val="single" w:sz="4" w:space="0" w:color="auto"/>
              <w:right w:val="nil"/>
            </w:tcBorders>
            <w:noWrap/>
            <w:tcMar>
              <w:top w:w="15" w:type="dxa"/>
              <w:left w:w="15" w:type="dxa"/>
              <w:right w:w="15" w:type="dxa"/>
            </w:tcMar>
            <w:vAlign w:val="center"/>
          </w:tcPr>
          <w:p w14:paraId="4CF4F3BA"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R^2</w:t>
            </w:r>
          </w:p>
        </w:tc>
      </w:tr>
      <w:tr w:rsidR="00C64CD2" w14:paraId="08076BE5" w14:textId="77777777" w:rsidTr="009A7E5F">
        <w:trPr>
          <w:trHeight w:val="270"/>
          <w:jc w:val="center"/>
        </w:trPr>
        <w:tc>
          <w:tcPr>
            <w:tcW w:w="1173" w:type="pct"/>
            <w:tcBorders>
              <w:top w:val="single" w:sz="4" w:space="0" w:color="auto"/>
              <w:left w:val="nil"/>
              <w:bottom w:val="nil"/>
              <w:right w:val="nil"/>
            </w:tcBorders>
            <w:noWrap/>
            <w:tcMar>
              <w:top w:w="15" w:type="dxa"/>
              <w:left w:w="15" w:type="dxa"/>
              <w:right w:w="15" w:type="dxa"/>
            </w:tcMar>
            <w:vAlign w:val="center"/>
          </w:tcPr>
          <w:p w14:paraId="178A31A0"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绿/蓝比值模型</w:t>
            </w:r>
          </w:p>
        </w:tc>
        <w:tc>
          <w:tcPr>
            <w:tcW w:w="1230" w:type="pct"/>
            <w:tcBorders>
              <w:top w:val="single" w:sz="4" w:space="0" w:color="auto"/>
              <w:left w:val="nil"/>
              <w:bottom w:val="nil"/>
              <w:right w:val="nil"/>
            </w:tcBorders>
            <w:noWrap/>
            <w:tcMar>
              <w:top w:w="15" w:type="dxa"/>
              <w:left w:w="15" w:type="dxa"/>
              <w:right w:w="15" w:type="dxa"/>
            </w:tcMar>
            <w:vAlign w:val="center"/>
          </w:tcPr>
          <w:p w14:paraId="2B9E907B"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-5.06</w:t>
            </w:r>
          </w:p>
        </w:tc>
        <w:tc>
          <w:tcPr>
            <w:tcW w:w="1135" w:type="pct"/>
            <w:tcBorders>
              <w:top w:val="single" w:sz="4" w:space="0" w:color="auto"/>
              <w:left w:val="nil"/>
              <w:bottom w:val="nil"/>
              <w:right w:val="nil"/>
            </w:tcBorders>
            <w:noWrap/>
            <w:tcMar>
              <w:top w:w="15" w:type="dxa"/>
              <w:left w:w="15" w:type="dxa"/>
              <w:right w:w="15" w:type="dxa"/>
            </w:tcMar>
            <w:vAlign w:val="center"/>
          </w:tcPr>
          <w:p w14:paraId="7D1991DA"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75.13</w:t>
            </w:r>
          </w:p>
        </w:tc>
        <w:tc>
          <w:tcPr>
            <w:tcW w:w="1462" w:type="pct"/>
            <w:tcBorders>
              <w:top w:val="single" w:sz="4" w:space="0" w:color="auto"/>
              <w:left w:val="nil"/>
              <w:bottom w:val="nil"/>
              <w:right w:val="nil"/>
            </w:tcBorders>
            <w:noWrap/>
            <w:tcMar>
              <w:top w:w="15" w:type="dxa"/>
              <w:left w:w="15" w:type="dxa"/>
              <w:right w:w="15" w:type="dxa"/>
            </w:tcMar>
            <w:vAlign w:val="center"/>
          </w:tcPr>
          <w:p w14:paraId="58FD49DC"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0.70699</w:t>
            </w:r>
          </w:p>
        </w:tc>
      </w:tr>
      <w:tr w:rsidR="00C64CD2" w14:paraId="6C0E2F26" w14:textId="77777777" w:rsidTr="009A7E5F">
        <w:trPr>
          <w:trHeight w:val="270"/>
          <w:jc w:val="center"/>
        </w:trPr>
        <w:tc>
          <w:tcPr>
            <w:tcW w:w="1173" w:type="pct"/>
            <w:tcBorders>
              <w:top w:val="nil"/>
              <w:left w:val="nil"/>
              <w:bottom w:val="nil"/>
              <w:right w:val="nil"/>
            </w:tcBorders>
            <w:noWrap/>
            <w:tcMar>
              <w:top w:w="15" w:type="dxa"/>
              <w:left w:w="15" w:type="dxa"/>
              <w:right w:w="15" w:type="dxa"/>
            </w:tcMar>
            <w:vAlign w:val="center"/>
          </w:tcPr>
          <w:p w14:paraId="1FC2E40B"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红/蓝比值模型</w:t>
            </w:r>
          </w:p>
        </w:tc>
        <w:tc>
          <w:tcPr>
            <w:tcW w:w="1230" w:type="pct"/>
            <w:tcBorders>
              <w:top w:val="nil"/>
              <w:left w:val="nil"/>
              <w:bottom w:val="nil"/>
              <w:right w:val="nil"/>
            </w:tcBorders>
            <w:noWrap/>
            <w:tcMar>
              <w:top w:w="15" w:type="dxa"/>
              <w:left w:w="15" w:type="dxa"/>
              <w:right w:w="15" w:type="dxa"/>
            </w:tcMar>
            <w:vAlign w:val="center"/>
          </w:tcPr>
          <w:p w14:paraId="12B34826"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-6.45</w:t>
            </w:r>
          </w:p>
        </w:tc>
        <w:tc>
          <w:tcPr>
            <w:tcW w:w="1135" w:type="pct"/>
            <w:tcBorders>
              <w:top w:val="nil"/>
              <w:left w:val="nil"/>
              <w:bottom w:val="nil"/>
              <w:right w:val="nil"/>
            </w:tcBorders>
            <w:noWrap/>
            <w:tcMar>
              <w:top w:w="15" w:type="dxa"/>
              <w:left w:w="15" w:type="dxa"/>
              <w:right w:w="15" w:type="dxa"/>
            </w:tcMar>
            <w:vAlign w:val="center"/>
          </w:tcPr>
          <w:p w14:paraId="02E39E98"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73.32</w:t>
            </w:r>
          </w:p>
        </w:tc>
        <w:tc>
          <w:tcPr>
            <w:tcW w:w="1462" w:type="pct"/>
            <w:tcBorders>
              <w:top w:val="nil"/>
              <w:left w:val="nil"/>
              <w:bottom w:val="nil"/>
              <w:right w:val="nil"/>
            </w:tcBorders>
            <w:noWrap/>
            <w:tcMar>
              <w:top w:w="15" w:type="dxa"/>
              <w:left w:w="15" w:type="dxa"/>
              <w:right w:w="15" w:type="dxa"/>
            </w:tcMar>
            <w:vAlign w:val="center"/>
          </w:tcPr>
          <w:p w14:paraId="7147D6F3"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0.93746</w:t>
            </w:r>
          </w:p>
        </w:tc>
      </w:tr>
      <w:tr w:rsidR="00C64CD2" w14:paraId="216EDD72" w14:textId="77777777" w:rsidTr="009A7E5F">
        <w:trPr>
          <w:trHeight w:val="270"/>
          <w:jc w:val="center"/>
        </w:trPr>
        <w:tc>
          <w:tcPr>
            <w:tcW w:w="1173" w:type="pct"/>
            <w:tcBorders>
              <w:top w:val="nil"/>
              <w:left w:val="nil"/>
              <w:bottom w:val="nil"/>
              <w:right w:val="nil"/>
            </w:tcBorders>
            <w:noWrap/>
            <w:tcMar>
              <w:top w:w="15" w:type="dxa"/>
              <w:left w:w="15" w:type="dxa"/>
              <w:right w:w="15" w:type="dxa"/>
            </w:tcMar>
            <w:vAlign w:val="center"/>
          </w:tcPr>
          <w:p w14:paraId="7733B3EC"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红/绿比值模型</w:t>
            </w:r>
          </w:p>
        </w:tc>
        <w:tc>
          <w:tcPr>
            <w:tcW w:w="1230" w:type="pct"/>
            <w:tcBorders>
              <w:top w:val="nil"/>
              <w:left w:val="nil"/>
              <w:bottom w:val="nil"/>
              <w:right w:val="nil"/>
            </w:tcBorders>
            <w:noWrap/>
            <w:tcMar>
              <w:top w:w="15" w:type="dxa"/>
              <w:left w:w="15" w:type="dxa"/>
              <w:right w:w="15" w:type="dxa"/>
            </w:tcMar>
            <w:vAlign w:val="center"/>
          </w:tcPr>
          <w:p w14:paraId="158A4CF6"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-31.61</w:t>
            </w:r>
          </w:p>
        </w:tc>
        <w:tc>
          <w:tcPr>
            <w:tcW w:w="1135" w:type="pct"/>
            <w:tcBorders>
              <w:top w:val="nil"/>
              <w:left w:val="nil"/>
              <w:bottom w:val="nil"/>
              <w:right w:val="nil"/>
            </w:tcBorders>
            <w:noWrap/>
            <w:tcMar>
              <w:top w:w="15" w:type="dxa"/>
              <w:left w:w="15" w:type="dxa"/>
              <w:right w:w="15" w:type="dxa"/>
            </w:tcMar>
            <w:vAlign w:val="center"/>
          </w:tcPr>
          <w:p w14:paraId="75B74651"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86.17</w:t>
            </w:r>
          </w:p>
        </w:tc>
        <w:tc>
          <w:tcPr>
            <w:tcW w:w="1462" w:type="pct"/>
            <w:tcBorders>
              <w:top w:val="nil"/>
              <w:left w:val="nil"/>
              <w:bottom w:val="nil"/>
              <w:right w:val="nil"/>
            </w:tcBorders>
            <w:noWrap/>
            <w:tcMar>
              <w:top w:w="15" w:type="dxa"/>
              <w:left w:w="15" w:type="dxa"/>
              <w:right w:w="15" w:type="dxa"/>
            </w:tcMar>
            <w:vAlign w:val="center"/>
          </w:tcPr>
          <w:p w14:paraId="1311802C"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0.27094</w:t>
            </w:r>
          </w:p>
        </w:tc>
      </w:tr>
      <w:tr w:rsidR="00C64CD2" w14:paraId="4E6BB2CB" w14:textId="77777777" w:rsidTr="009A7E5F">
        <w:trPr>
          <w:trHeight w:val="270"/>
          <w:jc w:val="center"/>
        </w:trPr>
        <w:tc>
          <w:tcPr>
            <w:tcW w:w="1173" w:type="pct"/>
            <w:tcBorders>
              <w:top w:val="nil"/>
              <w:left w:val="nil"/>
              <w:bottom w:val="nil"/>
              <w:right w:val="nil"/>
            </w:tcBorders>
            <w:noWrap/>
            <w:tcMar>
              <w:top w:w="15" w:type="dxa"/>
              <w:left w:w="15" w:type="dxa"/>
              <w:right w:w="15" w:type="dxa"/>
            </w:tcMar>
            <w:vAlign w:val="center"/>
          </w:tcPr>
          <w:p w14:paraId="35322080"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蓝光对数模型</w:t>
            </w:r>
          </w:p>
        </w:tc>
        <w:tc>
          <w:tcPr>
            <w:tcW w:w="1230" w:type="pct"/>
            <w:tcBorders>
              <w:top w:val="nil"/>
              <w:left w:val="nil"/>
              <w:bottom w:val="nil"/>
              <w:right w:val="nil"/>
            </w:tcBorders>
            <w:noWrap/>
            <w:tcMar>
              <w:top w:w="15" w:type="dxa"/>
              <w:left w:w="15" w:type="dxa"/>
              <w:right w:w="15" w:type="dxa"/>
            </w:tcMar>
            <w:vAlign w:val="center"/>
          </w:tcPr>
          <w:p w14:paraId="5F15B048"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16.38</w:t>
            </w:r>
          </w:p>
        </w:tc>
        <w:tc>
          <w:tcPr>
            <w:tcW w:w="1135" w:type="pct"/>
            <w:tcBorders>
              <w:top w:val="nil"/>
              <w:left w:val="nil"/>
              <w:bottom w:val="nil"/>
              <w:right w:val="nil"/>
            </w:tcBorders>
            <w:noWrap/>
            <w:tcMar>
              <w:top w:w="15" w:type="dxa"/>
              <w:left w:w="15" w:type="dxa"/>
              <w:right w:w="15" w:type="dxa"/>
            </w:tcMar>
            <w:vAlign w:val="center"/>
          </w:tcPr>
          <w:p w14:paraId="5E189591"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40.75</w:t>
            </w:r>
          </w:p>
        </w:tc>
        <w:tc>
          <w:tcPr>
            <w:tcW w:w="1462" w:type="pct"/>
            <w:tcBorders>
              <w:top w:val="nil"/>
              <w:left w:val="nil"/>
              <w:bottom w:val="nil"/>
              <w:right w:val="nil"/>
            </w:tcBorders>
            <w:noWrap/>
            <w:tcMar>
              <w:top w:w="15" w:type="dxa"/>
              <w:left w:w="15" w:type="dxa"/>
              <w:right w:w="15" w:type="dxa"/>
            </w:tcMar>
            <w:vAlign w:val="center"/>
          </w:tcPr>
          <w:p w14:paraId="702ECC97"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0.86695</w:t>
            </w:r>
          </w:p>
        </w:tc>
      </w:tr>
      <w:tr w:rsidR="00C64CD2" w14:paraId="33AAE073" w14:textId="77777777" w:rsidTr="009A7E5F">
        <w:trPr>
          <w:trHeight w:val="270"/>
          <w:jc w:val="center"/>
        </w:trPr>
        <w:tc>
          <w:tcPr>
            <w:tcW w:w="1173" w:type="pct"/>
            <w:tcBorders>
              <w:top w:val="nil"/>
              <w:left w:val="nil"/>
              <w:bottom w:val="nil"/>
              <w:right w:val="nil"/>
            </w:tcBorders>
            <w:noWrap/>
            <w:tcMar>
              <w:top w:w="15" w:type="dxa"/>
              <w:left w:w="15" w:type="dxa"/>
              <w:right w:w="15" w:type="dxa"/>
            </w:tcMar>
            <w:vAlign w:val="center"/>
          </w:tcPr>
          <w:p w14:paraId="14B6EBFE"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绿光对数模型</w:t>
            </w:r>
          </w:p>
        </w:tc>
        <w:tc>
          <w:tcPr>
            <w:tcW w:w="1230" w:type="pct"/>
            <w:tcBorders>
              <w:top w:val="nil"/>
              <w:left w:val="nil"/>
              <w:bottom w:val="nil"/>
              <w:right w:val="nil"/>
            </w:tcBorders>
            <w:noWrap/>
            <w:tcMar>
              <w:top w:w="15" w:type="dxa"/>
              <w:left w:w="15" w:type="dxa"/>
              <w:right w:w="15" w:type="dxa"/>
            </w:tcMar>
            <w:vAlign w:val="center"/>
          </w:tcPr>
          <w:p w14:paraId="4888255F"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17.08</w:t>
            </w:r>
          </w:p>
        </w:tc>
        <w:tc>
          <w:tcPr>
            <w:tcW w:w="1135" w:type="pct"/>
            <w:tcBorders>
              <w:top w:val="nil"/>
              <w:left w:val="nil"/>
              <w:bottom w:val="nil"/>
              <w:right w:val="nil"/>
            </w:tcBorders>
            <w:noWrap/>
            <w:tcMar>
              <w:top w:w="15" w:type="dxa"/>
              <w:left w:w="15" w:type="dxa"/>
              <w:right w:w="15" w:type="dxa"/>
            </w:tcMar>
            <w:vAlign w:val="center"/>
          </w:tcPr>
          <w:p w14:paraId="2A0E8CE6"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46.99</w:t>
            </w:r>
          </w:p>
        </w:tc>
        <w:tc>
          <w:tcPr>
            <w:tcW w:w="1462" w:type="pct"/>
            <w:tcBorders>
              <w:top w:val="nil"/>
              <w:left w:val="nil"/>
              <w:bottom w:val="nil"/>
              <w:right w:val="nil"/>
            </w:tcBorders>
            <w:noWrap/>
            <w:tcMar>
              <w:top w:w="15" w:type="dxa"/>
              <w:left w:w="15" w:type="dxa"/>
              <w:right w:w="15" w:type="dxa"/>
            </w:tcMar>
            <w:vAlign w:val="center"/>
          </w:tcPr>
          <w:p w14:paraId="0B400FCD"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0.85501</w:t>
            </w:r>
          </w:p>
        </w:tc>
      </w:tr>
      <w:tr w:rsidR="00C64CD2" w14:paraId="126E0A1A" w14:textId="77777777" w:rsidTr="009A7E5F">
        <w:trPr>
          <w:trHeight w:val="342"/>
          <w:jc w:val="center"/>
        </w:trPr>
        <w:tc>
          <w:tcPr>
            <w:tcW w:w="1173" w:type="pct"/>
            <w:tcBorders>
              <w:top w:val="nil"/>
              <w:left w:val="nil"/>
              <w:bottom w:val="single" w:sz="12" w:space="0" w:color="000000"/>
              <w:right w:val="nil"/>
            </w:tcBorders>
            <w:noWrap/>
            <w:tcMar>
              <w:top w:w="15" w:type="dxa"/>
              <w:left w:w="15" w:type="dxa"/>
              <w:right w:w="15" w:type="dxa"/>
            </w:tcMar>
            <w:vAlign w:val="center"/>
          </w:tcPr>
          <w:p w14:paraId="3D715F5D"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B算法模型</w:t>
            </w:r>
          </w:p>
        </w:tc>
        <w:tc>
          <w:tcPr>
            <w:tcW w:w="1230" w:type="pct"/>
            <w:tcBorders>
              <w:top w:val="nil"/>
              <w:left w:val="nil"/>
              <w:bottom w:val="single" w:sz="12" w:space="0" w:color="000000"/>
              <w:right w:val="nil"/>
            </w:tcBorders>
            <w:noWrap/>
            <w:tcMar>
              <w:top w:w="15" w:type="dxa"/>
              <w:left w:w="15" w:type="dxa"/>
              <w:right w:w="15" w:type="dxa"/>
            </w:tcMar>
            <w:vAlign w:val="center"/>
          </w:tcPr>
          <w:p w14:paraId="4164467B"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0.20</w:t>
            </w:r>
          </w:p>
        </w:tc>
        <w:tc>
          <w:tcPr>
            <w:tcW w:w="1135" w:type="pct"/>
            <w:tcBorders>
              <w:top w:val="nil"/>
              <w:left w:val="nil"/>
              <w:bottom w:val="single" w:sz="12" w:space="0" w:color="000000"/>
              <w:right w:val="nil"/>
            </w:tcBorders>
            <w:noWrap/>
            <w:tcMar>
              <w:top w:w="15" w:type="dxa"/>
              <w:left w:w="15" w:type="dxa"/>
              <w:right w:w="15" w:type="dxa"/>
            </w:tcMar>
            <w:vAlign w:val="center"/>
          </w:tcPr>
          <w:p w14:paraId="3EF0B267"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52.58</w:t>
            </w:r>
          </w:p>
        </w:tc>
        <w:tc>
          <w:tcPr>
            <w:tcW w:w="1462" w:type="pct"/>
            <w:tcBorders>
              <w:top w:val="nil"/>
              <w:left w:val="nil"/>
              <w:bottom w:val="single" w:sz="12" w:space="0" w:color="000000"/>
              <w:right w:val="nil"/>
            </w:tcBorders>
            <w:noWrap/>
            <w:tcMar>
              <w:top w:w="15" w:type="dxa"/>
              <w:left w:w="15" w:type="dxa"/>
              <w:right w:w="15" w:type="dxa"/>
            </w:tcMar>
            <w:vAlign w:val="center"/>
          </w:tcPr>
          <w:p w14:paraId="32F8EB77"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0.893</w:t>
            </w:r>
          </w:p>
        </w:tc>
      </w:tr>
    </w:tbl>
    <w:p w14:paraId="22864111" w14:textId="77777777" w:rsidR="00C64CD2" w:rsidRDefault="00C64CD2" w:rsidP="00C64CD2">
      <w:pPr>
        <w:spacing w:line="480" w:lineRule="auto"/>
        <w:rPr>
          <w:rFonts w:ascii="宋体" w:eastAsia="宋体" w:hAnsi="宋体"/>
          <w:sz w:val="21"/>
        </w:rPr>
      </w:pPr>
      <w:r>
        <w:rPr>
          <w:rFonts w:ascii="宋体" w:eastAsia="宋体" w:hAnsi="宋体" w:hint="eastAsia"/>
          <w:sz w:val="21"/>
        </w:rPr>
        <w:t>由上表可以看出，红/蓝比值算法模型相关系数平方最大，表明实测水深与该算法相关性最好，模型拟合效果最好，也是传统意义上的水深反演最佳波段[</w:t>
      </w:r>
      <w:r>
        <w:rPr>
          <w:rFonts w:ascii="宋体" w:eastAsia="宋体" w:hAnsi="宋体"/>
          <w:sz w:val="21"/>
        </w:rPr>
        <w:t>9-10]</w:t>
      </w:r>
      <w:r>
        <w:rPr>
          <w:rFonts w:ascii="宋体" w:eastAsia="宋体" w:hAnsi="宋体" w:hint="eastAsia"/>
          <w:sz w:val="21"/>
        </w:rPr>
        <w:t>。但该模型里最小值为负数，与实际相差过大，不能反映湖泊边界处的真实水深；单波段反演精度差[</w:t>
      </w:r>
      <w:r>
        <w:rPr>
          <w:rFonts w:ascii="宋体" w:eastAsia="宋体" w:hAnsi="宋体"/>
          <w:sz w:val="21"/>
        </w:rPr>
        <w:t>10-11]</w:t>
      </w:r>
      <w:r>
        <w:rPr>
          <w:rFonts w:ascii="宋体" w:eastAsia="宋体" w:hAnsi="宋体" w:hint="eastAsia"/>
          <w:sz w:val="21"/>
        </w:rPr>
        <w:t>；B算法模型相关系数排第二，有较好的拟合效果，且最大最小值水深与实际情况吻合最好；单波段模型虽然最小值不为负数，但拟合效果较差，所以最终采用B算法模型进行牛路岭水库遥感水深反演。</w:t>
      </w:r>
    </w:p>
    <w:p w14:paraId="137AF6CE" w14:textId="77777777" w:rsidR="00C64CD2" w:rsidRDefault="00C64CD2" w:rsidP="00C64CD2">
      <w:pPr>
        <w:pStyle w:val="4"/>
        <w:spacing w:line="480" w:lineRule="auto"/>
        <w:rPr>
          <w:rFonts w:ascii="宋体" w:eastAsia="宋体" w:hAnsi="宋体"/>
          <w:b/>
          <w:kern w:val="0"/>
        </w:rPr>
      </w:pPr>
      <w:r>
        <w:rPr>
          <w:rFonts w:ascii="宋体" w:eastAsia="宋体" w:hAnsi="宋体" w:hint="eastAsia"/>
          <w:b/>
          <w:kern w:val="0"/>
        </w:rPr>
        <w:t>3</w:t>
      </w:r>
      <w:r>
        <w:rPr>
          <w:rFonts w:ascii="宋体" w:eastAsia="宋体" w:hAnsi="宋体"/>
          <w:b/>
          <w:kern w:val="0"/>
        </w:rPr>
        <w:t xml:space="preserve"> </w:t>
      </w:r>
      <w:r>
        <w:rPr>
          <w:rFonts w:ascii="宋体" w:eastAsia="宋体" w:hAnsi="宋体" w:hint="eastAsia"/>
          <w:b/>
          <w:kern w:val="0"/>
        </w:rPr>
        <w:t>牛路岭水库遥感水深反演模型</w:t>
      </w:r>
    </w:p>
    <w:p w14:paraId="6F5AF734" w14:textId="77777777" w:rsidR="00C64CD2" w:rsidRDefault="00C64CD2" w:rsidP="00C64CD2">
      <w:pPr>
        <w:pStyle w:val="5"/>
        <w:spacing w:line="480" w:lineRule="auto"/>
        <w:rPr>
          <w:rFonts w:ascii="宋体" w:eastAsia="宋体" w:hAnsi="宋体"/>
          <w:b/>
          <w:sz w:val="21"/>
          <w:szCs w:val="21"/>
        </w:rPr>
      </w:pPr>
      <w:r>
        <w:rPr>
          <w:rFonts w:ascii="宋体" w:eastAsia="宋体" w:hAnsi="宋体"/>
          <w:b/>
          <w:sz w:val="21"/>
          <w:szCs w:val="21"/>
        </w:rPr>
        <w:t>3.1</w:t>
      </w:r>
      <w:r>
        <w:rPr>
          <w:rFonts w:ascii="宋体" w:eastAsia="宋体" w:hAnsi="宋体" w:hint="eastAsia"/>
          <w:b/>
          <w:sz w:val="21"/>
          <w:szCs w:val="21"/>
        </w:rPr>
        <w:t>无分区遥感水深模型</w:t>
      </w:r>
    </w:p>
    <w:p w14:paraId="0FCA72D7" w14:textId="77777777" w:rsidR="00C64CD2" w:rsidRDefault="00C64CD2" w:rsidP="00C64CD2">
      <w:pPr>
        <w:spacing w:line="480" w:lineRule="auto"/>
        <w:rPr>
          <w:rFonts w:ascii="宋体" w:eastAsia="宋体" w:hAnsi="宋体"/>
          <w:sz w:val="21"/>
        </w:rPr>
      </w:pPr>
      <w:r>
        <w:rPr>
          <w:rFonts w:ascii="宋体" w:eastAsia="宋体" w:hAnsi="宋体" w:hint="eastAsia"/>
          <w:sz w:val="21"/>
        </w:rPr>
        <w:t>依照上述B算法模型即可得到无分区水深反演图像。利用水深反演图像可获得各实测点位的反演水深数据，将其与实测水深数据相比较进行精度评价，最终获得B算法模型的平均绝对误差为0.78m,平均相对误差为6.37%。</w:t>
      </w:r>
    </w:p>
    <w:p w14:paraId="64A459C6" w14:textId="7B75827F" w:rsidR="00C64CD2" w:rsidRDefault="00C64CD2" w:rsidP="00C64CD2">
      <w:pPr>
        <w:spacing w:line="480" w:lineRule="auto"/>
        <w:ind w:firstLine="0"/>
        <w:jc w:val="center"/>
      </w:pPr>
      <w:r>
        <w:rPr>
          <w:noProof/>
        </w:rPr>
        <w:drawing>
          <wp:inline distT="0" distB="0" distL="0" distR="0" wp14:anchorId="742A046C" wp14:editId="7C704E37">
            <wp:extent cx="2928620" cy="2204720"/>
            <wp:effectExtent l="0" t="0" r="508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3" cstate="print">
                      <a:extLst>
                        <a:ext uri="{28A0092B-C50C-407E-A947-70E740481C1C}">
                          <a14:useLocalDpi xmlns:a14="http://schemas.microsoft.com/office/drawing/2010/main" val="0"/>
                        </a:ext>
                      </a:extLst>
                    </a:blip>
                    <a:srcRect l="3635" t="17062" r="4433" b="33936"/>
                    <a:stretch>
                      <a:fillRect/>
                    </a:stretch>
                  </pic:blipFill>
                  <pic:spPr bwMode="auto">
                    <a:xfrm>
                      <a:off x="0" y="0"/>
                      <a:ext cx="2928620" cy="2204720"/>
                    </a:xfrm>
                    <a:prstGeom prst="rect">
                      <a:avLst/>
                    </a:prstGeom>
                    <a:noFill/>
                    <a:ln>
                      <a:noFill/>
                    </a:ln>
                  </pic:spPr>
                </pic:pic>
              </a:graphicData>
            </a:graphic>
          </wp:inline>
        </w:drawing>
      </w:r>
    </w:p>
    <w:p w14:paraId="1014FF90" w14:textId="77777777" w:rsidR="00C64CD2" w:rsidRDefault="00C64CD2" w:rsidP="00C64CD2">
      <w:pPr>
        <w:spacing w:line="480" w:lineRule="auto"/>
        <w:ind w:firstLine="0"/>
        <w:jc w:val="center"/>
        <w:rPr>
          <w:rFonts w:ascii="宋体" w:eastAsia="宋体" w:hAnsi="宋体"/>
          <w:sz w:val="18"/>
          <w:szCs w:val="18"/>
        </w:rPr>
      </w:pPr>
      <w:r>
        <w:rPr>
          <w:rFonts w:hint="eastAsia"/>
          <w:b/>
          <w:bCs/>
        </w:rPr>
        <w:t xml:space="preserve"> </w:t>
      </w:r>
      <w:r>
        <w:rPr>
          <w:b/>
          <w:bCs/>
        </w:rPr>
        <w:t xml:space="preserve"> </w:t>
      </w:r>
      <w:r>
        <w:t xml:space="preserve"> </w:t>
      </w:r>
      <w:r>
        <w:rPr>
          <w:rFonts w:ascii="宋体" w:eastAsia="宋体" w:hAnsi="宋体" w:hint="eastAsia"/>
          <w:sz w:val="18"/>
          <w:szCs w:val="18"/>
        </w:rPr>
        <w:t>图4</w:t>
      </w:r>
      <w:r>
        <w:rPr>
          <w:rFonts w:ascii="宋体" w:eastAsia="宋体" w:hAnsi="宋体"/>
          <w:sz w:val="18"/>
          <w:szCs w:val="18"/>
        </w:rPr>
        <w:t xml:space="preserve"> </w:t>
      </w:r>
      <w:r>
        <w:rPr>
          <w:rFonts w:ascii="宋体" w:eastAsia="宋体" w:hAnsi="宋体" w:hint="eastAsia"/>
          <w:sz w:val="18"/>
          <w:szCs w:val="18"/>
        </w:rPr>
        <w:t>牛路岭无分区水深反演图像</w:t>
      </w:r>
    </w:p>
    <w:p w14:paraId="109CE9BE" w14:textId="77777777" w:rsidR="00C64CD2" w:rsidRDefault="00C64CD2" w:rsidP="00C64CD2">
      <w:pPr>
        <w:spacing w:line="480" w:lineRule="auto"/>
        <w:ind w:firstLine="0"/>
        <w:jc w:val="center"/>
        <w:rPr>
          <w:rFonts w:ascii="宋体" w:eastAsia="宋体" w:hAnsi="宋体"/>
          <w:sz w:val="18"/>
          <w:szCs w:val="18"/>
        </w:rPr>
      </w:pPr>
      <w:r>
        <w:rPr>
          <w:rFonts w:ascii="宋体" w:eastAsia="宋体" w:hAnsi="宋体" w:hint="eastAsia"/>
          <w:sz w:val="18"/>
          <w:szCs w:val="18"/>
        </w:rPr>
        <w:t xml:space="preserve">Figure 4 non zonal water depth inversion image of </w:t>
      </w:r>
      <w:proofErr w:type="spellStart"/>
      <w:r>
        <w:rPr>
          <w:rFonts w:ascii="宋体" w:eastAsia="宋体" w:hAnsi="宋体" w:hint="eastAsia"/>
          <w:sz w:val="18"/>
          <w:szCs w:val="18"/>
        </w:rPr>
        <w:t>Niululing</w:t>
      </w:r>
      <w:proofErr w:type="spellEnd"/>
    </w:p>
    <w:p w14:paraId="6EBFDADD" w14:textId="632A28DE" w:rsidR="00C64CD2" w:rsidRDefault="00C64CD2" w:rsidP="00C64CD2">
      <w:pPr>
        <w:spacing w:line="480" w:lineRule="auto"/>
        <w:ind w:firstLine="0"/>
      </w:pPr>
      <w:r>
        <w:rPr>
          <w:noProof/>
        </w:rPr>
        <w:drawing>
          <wp:inline distT="0" distB="0" distL="0" distR="0" wp14:anchorId="0AF890EF" wp14:editId="165C04A0">
            <wp:extent cx="2788285" cy="22326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8285" cy="2232660"/>
                    </a:xfrm>
                    <a:prstGeom prst="rect">
                      <a:avLst/>
                    </a:prstGeom>
                    <a:noFill/>
                    <a:ln>
                      <a:noFill/>
                    </a:ln>
                    <a:effectLst/>
                  </pic:spPr>
                </pic:pic>
              </a:graphicData>
            </a:graphic>
          </wp:inline>
        </w:drawing>
      </w:r>
    </w:p>
    <w:p w14:paraId="513C3D01" w14:textId="77777777" w:rsidR="00C64CD2" w:rsidRDefault="00C64CD2" w:rsidP="00C64CD2">
      <w:pPr>
        <w:spacing w:line="480" w:lineRule="auto"/>
        <w:ind w:firstLine="0"/>
        <w:jc w:val="center"/>
        <w:rPr>
          <w:rFonts w:ascii="宋体" w:eastAsia="宋体" w:hAnsi="宋体"/>
          <w:sz w:val="18"/>
          <w:szCs w:val="18"/>
        </w:rPr>
      </w:pPr>
      <w:r>
        <w:rPr>
          <w:rFonts w:ascii="宋体" w:eastAsia="宋体" w:hAnsi="宋体" w:hint="eastAsia"/>
          <w:sz w:val="18"/>
          <w:szCs w:val="18"/>
        </w:rPr>
        <w:t>图5</w:t>
      </w:r>
      <w:r>
        <w:rPr>
          <w:rFonts w:ascii="宋体" w:eastAsia="宋体" w:hAnsi="宋体"/>
          <w:sz w:val="18"/>
          <w:szCs w:val="18"/>
        </w:rPr>
        <w:t xml:space="preserve"> </w:t>
      </w:r>
      <w:r>
        <w:rPr>
          <w:rFonts w:ascii="宋体" w:eastAsia="宋体" w:hAnsi="宋体" w:hint="eastAsia"/>
          <w:sz w:val="18"/>
          <w:szCs w:val="18"/>
        </w:rPr>
        <w:t>在不同水深区间内实测水深与反演水深变化</w:t>
      </w:r>
    </w:p>
    <w:p w14:paraId="0EFD3EC9" w14:textId="77777777" w:rsidR="00C64CD2" w:rsidRDefault="00C64CD2" w:rsidP="00C64CD2">
      <w:pPr>
        <w:spacing w:line="480" w:lineRule="auto"/>
        <w:ind w:firstLine="0"/>
        <w:jc w:val="center"/>
        <w:rPr>
          <w:rFonts w:ascii="宋体" w:eastAsia="宋体" w:hAnsi="宋体"/>
          <w:sz w:val="18"/>
          <w:szCs w:val="18"/>
        </w:rPr>
      </w:pPr>
      <w:r>
        <w:rPr>
          <w:rFonts w:ascii="宋体" w:eastAsia="宋体" w:hAnsi="宋体" w:hint="eastAsia"/>
          <w:sz w:val="18"/>
          <w:szCs w:val="18"/>
        </w:rPr>
        <w:t>Figure 5 Variation of measured water depth and retrieved water depth in different water depth intervals</w:t>
      </w:r>
    </w:p>
    <w:p w14:paraId="245E5C52" w14:textId="783260F4" w:rsidR="00C64CD2" w:rsidRDefault="00C64CD2" w:rsidP="00C64CD2">
      <w:pPr>
        <w:spacing w:line="480" w:lineRule="auto"/>
        <w:ind w:firstLine="0"/>
      </w:pPr>
      <w:r>
        <w:rPr>
          <w:noProof/>
        </w:rPr>
        <w:lastRenderedPageBreak/>
        <w:drawing>
          <wp:inline distT="0" distB="0" distL="0" distR="0" wp14:anchorId="7CDCD14D" wp14:editId="6F6B0882">
            <wp:extent cx="2849880" cy="2451735"/>
            <wp:effectExtent l="0" t="0" r="762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9880" cy="2451735"/>
                    </a:xfrm>
                    <a:prstGeom prst="rect">
                      <a:avLst/>
                    </a:prstGeom>
                    <a:noFill/>
                    <a:ln>
                      <a:noFill/>
                    </a:ln>
                    <a:effectLst/>
                  </pic:spPr>
                </pic:pic>
              </a:graphicData>
            </a:graphic>
          </wp:inline>
        </w:drawing>
      </w:r>
    </w:p>
    <w:p w14:paraId="53086B36" w14:textId="77777777" w:rsidR="00C64CD2" w:rsidRDefault="00C64CD2" w:rsidP="00C64CD2">
      <w:pPr>
        <w:spacing w:line="480" w:lineRule="auto"/>
        <w:ind w:firstLine="0"/>
        <w:jc w:val="center"/>
        <w:rPr>
          <w:rFonts w:ascii="宋体" w:eastAsia="宋体" w:hAnsi="宋体"/>
          <w:sz w:val="18"/>
          <w:szCs w:val="18"/>
        </w:rPr>
      </w:pPr>
      <w:r>
        <w:rPr>
          <w:rFonts w:ascii="宋体" w:eastAsia="宋体" w:hAnsi="宋体" w:hint="eastAsia"/>
          <w:sz w:val="18"/>
          <w:szCs w:val="18"/>
        </w:rPr>
        <w:t>图6实测水深与反演水深误差分布</w:t>
      </w:r>
    </w:p>
    <w:p w14:paraId="0505E404" w14:textId="77777777" w:rsidR="00C64CD2" w:rsidRDefault="00C64CD2" w:rsidP="00C64CD2">
      <w:pPr>
        <w:spacing w:line="480" w:lineRule="auto"/>
        <w:ind w:firstLine="0"/>
        <w:jc w:val="center"/>
        <w:rPr>
          <w:rFonts w:ascii="宋体" w:eastAsia="宋体" w:hAnsi="宋体"/>
          <w:sz w:val="18"/>
          <w:szCs w:val="18"/>
        </w:rPr>
      </w:pPr>
      <w:r>
        <w:rPr>
          <w:rFonts w:ascii="宋体" w:eastAsia="宋体" w:hAnsi="宋体" w:hint="eastAsia"/>
          <w:sz w:val="18"/>
          <w:szCs w:val="18"/>
        </w:rPr>
        <w:t>Figure 6 error distribution of measured water depth and inversion water depth</w:t>
      </w:r>
    </w:p>
    <w:p w14:paraId="4E09286C" w14:textId="42051B26" w:rsidR="00C64CD2" w:rsidRDefault="00C64CD2" w:rsidP="00C64CD2">
      <w:pPr>
        <w:spacing w:line="480" w:lineRule="auto"/>
        <w:ind w:firstLine="0"/>
        <w:jc w:val="center"/>
      </w:pPr>
      <w:commentRangeStart w:id="742"/>
      <w:r>
        <w:rPr>
          <w:noProof/>
        </w:rPr>
        <w:drawing>
          <wp:inline distT="0" distB="0" distL="0" distR="0" wp14:anchorId="3E5664D1" wp14:editId="441A5A40">
            <wp:extent cx="2933700" cy="16827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3700" cy="1682750"/>
                    </a:xfrm>
                    <a:prstGeom prst="rect">
                      <a:avLst/>
                    </a:prstGeom>
                    <a:noFill/>
                    <a:ln>
                      <a:noFill/>
                    </a:ln>
                  </pic:spPr>
                </pic:pic>
              </a:graphicData>
            </a:graphic>
          </wp:inline>
        </w:drawing>
      </w:r>
    </w:p>
    <w:p w14:paraId="50608F33" w14:textId="77777777" w:rsidR="00C64CD2" w:rsidRDefault="00C64CD2" w:rsidP="00C64CD2">
      <w:pPr>
        <w:spacing w:line="480" w:lineRule="auto"/>
        <w:ind w:firstLine="0"/>
        <w:jc w:val="center"/>
        <w:rPr>
          <w:rFonts w:eastAsia="宋体"/>
          <w:szCs w:val="20"/>
        </w:rPr>
      </w:pPr>
      <w:r>
        <w:rPr>
          <w:rFonts w:ascii="宋体" w:eastAsia="宋体" w:hAnsi="宋体" w:hint="eastAsia"/>
          <w:sz w:val="18"/>
          <w:szCs w:val="18"/>
        </w:rPr>
        <w:t>图</w:t>
      </w:r>
      <w:r>
        <w:rPr>
          <w:rFonts w:eastAsia="宋体" w:hint="eastAsia"/>
          <w:szCs w:val="20"/>
        </w:rPr>
        <w:t>7</w:t>
      </w:r>
      <w:r>
        <w:rPr>
          <w:rFonts w:eastAsia="宋体" w:hint="eastAsia"/>
          <w:szCs w:val="20"/>
        </w:rPr>
        <w:t>红光、近红外光谱响应函数对比</w:t>
      </w:r>
    </w:p>
    <w:p w14:paraId="23627ACF" w14:textId="77777777" w:rsidR="00C64CD2" w:rsidRDefault="00C64CD2" w:rsidP="00C64CD2">
      <w:pPr>
        <w:spacing w:line="480" w:lineRule="auto"/>
        <w:ind w:firstLine="0"/>
        <w:jc w:val="center"/>
        <w:rPr>
          <w:rFonts w:eastAsia="宋体"/>
          <w:szCs w:val="20"/>
        </w:rPr>
      </w:pPr>
      <w:r>
        <w:rPr>
          <w:rFonts w:ascii="宋体" w:eastAsia="宋体" w:hAnsi="宋体" w:hint="eastAsia"/>
          <w:sz w:val="18"/>
          <w:szCs w:val="18"/>
        </w:rPr>
        <w:t>Figure 7 Comparison of response functions of red and near infrared spectra</w:t>
      </w:r>
      <w:commentRangeEnd w:id="742"/>
      <w:r>
        <w:rPr>
          <w:rStyle w:val="ad"/>
          <w:rFonts w:eastAsia="宋体"/>
          <w:spacing w:val="0"/>
        </w:rPr>
        <w:commentReference w:id="742"/>
      </w:r>
    </w:p>
    <w:p w14:paraId="140E2487" w14:textId="2DDED604" w:rsidR="00C64CD2" w:rsidRDefault="00C64CD2" w:rsidP="00C64CD2">
      <w:pPr>
        <w:spacing w:line="480" w:lineRule="auto"/>
        <w:ind w:firstLine="0"/>
        <w:jc w:val="center"/>
        <w:rPr>
          <w:rFonts w:eastAsia="宋体"/>
          <w:kern w:val="0"/>
        </w:rPr>
      </w:pPr>
      <w:r>
        <w:rPr>
          <w:rFonts w:eastAsia="宋体"/>
          <w:noProof/>
          <w:kern w:val="0"/>
        </w:rPr>
        <w:drawing>
          <wp:inline distT="0" distB="0" distL="0" distR="0" wp14:anchorId="13668ADB" wp14:editId="464A5D01">
            <wp:extent cx="2933700" cy="20085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33700" cy="2008505"/>
                    </a:xfrm>
                    <a:prstGeom prst="rect">
                      <a:avLst/>
                    </a:prstGeom>
                    <a:noFill/>
                    <a:ln>
                      <a:noFill/>
                    </a:ln>
                  </pic:spPr>
                </pic:pic>
              </a:graphicData>
            </a:graphic>
          </wp:inline>
        </w:drawing>
      </w:r>
    </w:p>
    <w:p w14:paraId="7D9C13E6" w14:textId="77777777" w:rsidR="00C64CD2" w:rsidRDefault="00C64CD2" w:rsidP="00C64CD2">
      <w:pPr>
        <w:spacing w:line="480" w:lineRule="auto"/>
        <w:ind w:firstLine="0"/>
        <w:jc w:val="center"/>
        <w:rPr>
          <w:rFonts w:eastAsia="宋体"/>
          <w:szCs w:val="20"/>
        </w:rPr>
      </w:pPr>
      <w:r>
        <w:rPr>
          <w:rFonts w:ascii="宋体" w:eastAsia="宋体" w:hAnsi="宋体" w:hint="eastAsia"/>
          <w:sz w:val="18"/>
          <w:szCs w:val="18"/>
        </w:rPr>
        <w:t>图</w:t>
      </w:r>
      <w:r>
        <w:rPr>
          <w:rFonts w:eastAsia="宋体" w:hint="eastAsia"/>
          <w:szCs w:val="20"/>
        </w:rPr>
        <w:t>8 CGDSN</w:t>
      </w:r>
      <w:r>
        <w:rPr>
          <w:rFonts w:eastAsia="宋体" w:hint="eastAsia"/>
          <w:szCs w:val="20"/>
        </w:rPr>
        <w:t>算法的消融实验</w:t>
      </w:r>
    </w:p>
    <w:p w14:paraId="67B45BFC" w14:textId="77777777" w:rsidR="00C64CD2" w:rsidRDefault="00C64CD2" w:rsidP="00C64CD2">
      <w:pPr>
        <w:spacing w:line="480" w:lineRule="auto"/>
        <w:ind w:firstLine="0"/>
        <w:jc w:val="center"/>
        <w:rPr>
          <w:rFonts w:eastAsia="宋体"/>
          <w:szCs w:val="20"/>
        </w:rPr>
      </w:pPr>
      <w:r>
        <w:rPr>
          <w:rFonts w:ascii="宋体" w:eastAsia="宋体" w:hAnsi="宋体" w:hint="eastAsia"/>
          <w:sz w:val="18"/>
          <w:szCs w:val="18"/>
        </w:rPr>
        <w:t>Figure 8 Ablation Experiment of CGDSN algorithm</w:t>
      </w:r>
    </w:p>
    <w:p w14:paraId="0D39AF16" w14:textId="63EC0B09" w:rsidR="00C64CD2" w:rsidRDefault="00C64CD2" w:rsidP="00C64CD2">
      <w:pPr>
        <w:spacing w:line="480" w:lineRule="auto"/>
        <w:ind w:firstLine="0"/>
        <w:jc w:val="center"/>
        <w:rPr>
          <w:rFonts w:eastAsia="宋体"/>
          <w:kern w:val="0"/>
        </w:rPr>
      </w:pPr>
      <w:r>
        <w:rPr>
          <w:noProof/>
        </w:rPr>
        <w:drawing>
          <wp:inline distT="0" distB="0" distL="0" distR="0" wp14:anchorId="5FE9C0BC" wp14:editId="5C632E17">
            <wp:extent cx="2462530" cy="2042160"/>
            <wp:effectExtent l="0" t="0" r="0" b="0"/>
            <wp:docPr id="3" name="图片 3" descr="a4927b353b45f7ccfdac77242662f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a4927b353b45f7ccfdac77242662fe6"/>
                    <pic:cNvPicPr>
                      <a:picLocks noChangeAspect="1" noChangeArrowheads="1"/>
                    </pic:cNvPicPr>
                  </pic:nvPicPr>
                  <pic:blipFill>
                    <a:blip r:embed="rId28" cstate="print">
                      <a:extLst>
                        <a:ext uri="{28A0092B-C50C-407E-A947-70E740481C1C}">
                          <a14:useLocalDpi xmlns:a14="http://schemas.microsoft.com/office/drawing/2010/main" val="0"/>
                        </a:ext>
                      </a:extLst>
                    </a:blip>
                    <a:srcRect l="871" t="4391"/>
                    <a:stretch>
                      <a:fillRect/>
                    </a:stretch>
                  </pic:blipFill>
                  <pic:spPr bwMode="auto">
                    <a:xfrm>
                      <a:off x="0" y="0"/>
                      <a:ext cx="2462530" cy="2042160"/>
                    </a:xfrm>
                    <a:prstGeom prst="rect">
                      <a:avLst/>
                    </a:prstGeom>
                    <a:noFill/>
                    <a:ln>
                      <a:noFill/>
                    </a:ln>
                  </pic:spPr>
                </pic:pic>
              </a:graphicData>
            </a:graphic>
          </wp:inline>
        </w:drawing>
      </w:r>
    </w:p>
    <w:p w14:paraId="78FE9EFA" w14:textId="77777777" w:rsidR="00C64CD2" w:rsidRDefault="00C64CD2" w:rsidP="00C64CD2">
      <w:pPr>
        <w:spacing w:line="480" w:lineRule="auto"/>
        <w:ind w:firstLineChars="301" w:firstLine="626"/>
        <w:rPr>
          <w:rFonts w:eastAsia="宋体"/>
          <w:szCs w:val="20"/>
        </w:rPr>
      </w:pPr>
      <w:r>
        <w:rPr>
          <w:rFonts w:eastAsia="宋体" w:hint="eastAsia"/>
          <w:szCs w:val="20"/>
        </w:rPr>
        <w:t>图</w:t>
      </w:r>
      <w:r>
        <w:rPr>
          <w:rFonts w:eastAsia="宋体" w:hint="eastAsia"/>
          <w:szCs w:val="20"/>
        </w:rPr>
        <w:t xml:space="preserve">9 </w:t>
      </w:r>
      <w:r>
        <w:rPr>
          <w:rFonts w:eastAsia="宋体" w:hint="eastAsia"/>
          <w:szCs w:val="20"/>
        </w:rPr>
        <w:t>地表温度</w:t>
      </w:r>
      <w:r>
        <w:rPr>
          <w:rFonts w:eastAsia="宋体" w:hint="eastAsia"/>
          <w:szCs w:val="20"/>
        </w:rPr>
        <w:t>(LST)</w:t>
      </w:r>
      <w:r>
        <w:rPr>
          <w:rFonts w:eastAsia="宋体" w:hint="eastAsia"/>
          <w:szCs w:val="20"/>
        </w:rPr>
        <w:t>误差影响因素</w:t>
      </w:r>
    </w:p>
    <w:p w14:paraId="5B25E1AB" w14:textId="77777777" w:rsidR="00C64CD2" w:rsidRDefault="00C64CD2" w:rsidP="00C64CD2">
      <w:pPr>
        <w:spacing w:line="480" w:lineRule="auto"/>
        <w:ind w:firstLineChars="301" w:firstLine="566"/>
        <w:rPr>
          <w:rFonts w:eastAsia="宋体"/>
          <w:szCs w:val="20"/>
        </w:rPr>
      </w:pPr>
      <w:r>
        <w:rPr>
          <w:rFonts w:ascii="宋体" w:eastAsia="宋体" w:hAnsi="宋体" w:hint="eastAsia"/>
          <w:sz w:val="18"/>
          <w:szCs w:val="18"/>
        </w:rPr>
        <w:t>Figure 9 Influencing factors of surface temperature error</w:t>
      </w:r>
    </w:p>
    <w:p w14:paraId="574F38E8" w14:textId="77777777" w:rsidR="00C64CD2" w:rsidRDefault="00C64CD2" w:rsidP="00C64CD2">
      <w:pPr>
        <w:spacing w:line="480" w:lineRule="auto"/>
        <w:rPr>
          <w:rFonts w:ascii="宋体" w:eastAsia="宋体" w:hAnsi="宋体"/>
          <w:sz w:val="21"/>
        </w:rPr>
      </w:pPr>
      <w:r>
        <w:rPr>
          <w:rFonts w:ascii="宋体" w:eastAsia="宋体" w:hAnsi="宋体" w:hint="eastAsia"/>
          <w:sz w:val="21"/>
        </w:rPr>
        <w:t>通过在各个水深区间的水深分布及误差统计可以发现，水深在3</w:t>
      </w:r>
      <w:r>
        <w:rPr>
          <w:rFonts w:ascii="宋体" w:eastAsia="宋体" w:hAnsi="宋体"/>
          <w:sz w:val="21"/>
        </w:rPr>
        <w:t>0</w:t>
      </w:r>
      <w:r>
        <w:rPr>
          <w:rFonts w:ascii="宋体" w:eastAsia="宋体" w:hAnsi="宋体" w:hint="eastAsia"/>
          <w:sz w:val="21"/>
        </w:rPr>
        <w:t>m以下的区域水深分布不集中，误差比较大。分析其原因可能为浅水区水体光谱环境复杂，更容易受到水中藻类、植物、悬浮泥沙的影响，造成反演精度降低。通过分析水深反演结果图，发现在水体边缘有较多异常值区域。主要原因是LandSat-8 OLI的空间分辨率为30m*30m，边界处的像元实际上为混合像元，既包含有水体信息，也包含有大量的地表植被，裸岩，沙地等非水体信息，所以在反演时，将其当做纯水体像元进行反演的结果是不准确的。</w:t>
      </w:r>
    </w:p>
    <w:p w14:paraId="154709AE" w14:textId="77777777" w:rsidR="00C64CD2" w:rsidRDefault="00C64CD2" w:rsidP="00C64CD2">
      <w:pPr>
        <w:spacing w:line="480" w:lineRule="auto"/>
        <w:rPr>
          <w:rFonts w:ascii="宋体" w:eastAsia="宋体" w:hAnsi="宋体"/>
          <w:sz w:val="21"/>
        </w:rPr>
      </w:pPr>
      <w:r>
        <w:rPr>
          <w:rFonts w:ascii="宋体" w:eastAsia="宋体" w:hAnsi="宋体" w:hint="eastAsia"/>
          <w:sz w:val="21"/>
        </w:rPr>
        <w:t>针对以上问题和原因，提出以下改善措施：①以30m为深水区、浅水区的划分界限，分区进行遥感水深反演。②将边界处反演异常的像元值及周边像元单独提取出来进行均值滤波处理。</w:t>
      </w:r>
    </w:p>
    <w:p w14:paraId="614B132E" w14:textId="77777777" w:rsidR="00C64CD2" w:rsidRDefault="00C64CD2" w:rsidP="00C64CD2">
      <w:pPr>
        <w:pStyle w:val="5"/>
        <w:spacing w:line="480" w:lineRule="auto"/>
        <w:rPr>
          <w:rFonts w:ascii="宋体" w:eastAsia="宋体" w:hAnsi="宋体"/>
          <w:b/>
          <w:sz w:val="21"/>
          <w:szCs w:val="21"/>
        </w:rPr>
      </w:pPr>
      <w:r>
        <w:rPr>
          <w:rFonts w:ascii="宋体" w:eastAsia="宋体" w:hAnsi="宋体" w:hint="eastAsia"/>
          <w:b/>
          <w:sz w:val="21"/>
          <w:szCs w:val="21"/>
        </w:rPr>
        <w:lastRenderedPageBreak/>
        <w:t>3</w:t>
      </w:r>
      <w:r>
        <w:rPr>
          <w:rFonts w:ascii="宋体" w:eastAsia="宋体" w:hAnsi="宋体"/>
          <w:b/>
          <w:sz w:val="21"/>
          <w:szCs w:val="21"/>
        </w:rPr>
        <w:t>.2</w:t>
      </w:r>
      <w:r>
        <w:rPr>
          <w:rFonts w:ascii="宋体" w:eastAsia="宋体" w:hAnsi="宋体" w:hint="eastAsia"/>
          <w:b/>
          <w:sz w:val="21"/>
          <w:szCs w:val="21"/>
        </w:rPr>
        <w:t>牛路岭水库遥感分区反演模型</w:t>
      </w:r>
    </w:p>
    <w:p w14:paraId="182BA3AE" w14:textId="77777777" w:rsidR="00C64CD2" w:rsidRDefault="00C64CD2" w:rsidP="00C64CD2">
      <w:pPr>
        <w:pStyle w:val="4"/>
        <w:spacing w:before="60" w:after="60" w:line="480" w:lineRule="auto"/>
        <w:rPr>
          <w:rFonts w:ascii="宋体" w:eastAsia="宋体" w:hAnsi="宋体"/>
          <w:bCs w:val="0"/>
          <w:sz w:val="21"/>
          <w:szCs w:val="21"/>
        </w:rPr>
      </w:pPr>
      <w:r>
        <w:rPr>
          <w:rFonts w:ascii="宋体" w:eastAsia="宋体" w:hAnsi="宋体" w:hint="eastAsia"/>
          <w:bCs w:val="0"/>
          <w:sz w:val="21"/>
          <w:szCs w:val="21"/>
        </w:rPr>
        <w:t>（1）分区反演</w:t>
      </w:r>
    </w:p>
    <w:p w14:paraId="5D330720" w14:textId="77777777" w:rsidR="00C64CD2" w:rsidRDefault="00C64CD2" w:rsidP="00C64CD2">
      <w:pPr>
        <w:spacing w:line="480" w:lineRule="auto"/>
        <w:rPr>
          <w:rFonts w:ascii="宋体" w:eastAsia="宋体" w:hAnsi="宋体"/>
          <w:sz w:val="21"/>
        </w:rPr>
      </w:pPr>
      <w:r>
        <w:rPr>
          <w:rFonts w:ascii="宋体" w:eastAsia="宋体" w:hAnsi="宋体" w:hint="eastAsia"/>
          <w:sz w:val="21"/>
        </w:rPr>
        <w:t>分别选取小于</w:t>
      </w:r>
      <w:r>
        <w:rPr>
          <w:rFonts w:ascii="宋体" w:eastAsia="宋体" w:hAnsi="宋体"/>
          <w:sz w:val="21"/>
        </w:rPr>
        <w:t>30m的七个采样点数据</w:t>
      </w:r>
      <w:r>
        <w:rPr>
          <w:rFonts w:ascii="宋体" w:eastAsia="宋体" w:hAnsi="宋体" w:hint="eastAsia"/>
          <w:sz w:val="21"/>
        </w:rPr>
        <w:t>和</w:t>
      </w:r>
      <w:r>
        <w:rPr>
          <w:rFonts w:ascii="宋体" w:eastAsia="宋体" w:hAnsi="宋体"/>
          <w:sz w:val="21"/>
        </w:rPr>
        <w:t>大于30m的五个采样点数据与B算法进行回归分析</w:t>
      </w:r>
      <w:r>
        <w:rPr>
          <w:rFonts w:ascii="宋体" w:eastAsia="宋体" w:hAnsi="宋体" w:hint="eastAsia"/>
          <w:sz w:val="21"/>
        </w:rPr>
        <w:t>，得到模型为</w:t>
      </w:r>
    </w:p>
    <w:p w14:paraId="09A54A51" w14:textId="2C4B0747" w:rsidR="00C64CD2" w:rsidRDefault="00C64CD2" w:rsidP="00C64CD2">
      <w:pPr>
        <w:spacing w:line="480" w:lineRule="auto"/>
        <w:jc w:val="center"/>
        <w:rPr>
          <w:rFonts w:ascii="宋体" w:eastAsia="宋体" w:hAnsi="宋体"/>
          <w:sz w:val="21"/>
        </w:rPr>
      </w:pPr>
      <m:oMath>
        <m:r>
          <w:rPr>
            <w:rFonts w:ascii="Cambria Math"/>
          </w:rPr>
          <m:t>Z</m:t>
        </m:r>
        <m:r>
          <w:rPr>
            <w:rFonts w:ascii="Cambria Math" w:hint="eastAsia"/>
          </w:rPr>
          <m:t>=</m:t>
        </m:r>
        <m:d>
          <m:dPr>
            <m:begChr m:val="{"/>
            <m:endChr m:val=""/>
            <m:ctrlPr>
              <w:rPr>
                <w:rFonts w:ascii="Cambria Math" w:hAnsi="Cambria Math"/>
                <w:i/>
              </w:rPr>
            </m:ctrlPr>
          </m:dPr>
          <m:e>
            <m:eqArr>
              <m:eqArrPr>
                <m:ctrlPr>
                  <w:rPr>
                    <w:rFonts w:ascii="Cambria Math" w:hAnsi="Cambria Math"/>
                    <w:i/>
                  </w:rPr>
                </m:ctrlPr>
              </m:eqArrPr>
              <m:e>
                <m:r>
                  <w:rPr>
                    <w:rFonts w:ascii="Cambria Math"/>
                  </w:rPr>
                  <m:t>37.015+8.434</m:t>
                </m:r>
                <m:r>
                  <w:rPr>
                    <w:rFonts w:ascii="MS Gothic" w:eastAsia="MS Gothic" w:hAnsi="MS Gothic" w:cs="MS Gothic" w:hint="eastAsia"/>
                  </w:rPr>
                  <m:t>*</m:t>
                </m:r>
                <m:r>
                  <w:rPr>
                    <w:rFonts w:ascii="Cambria Math"/>
                  </w:rPr>
                  <m:t xml:space="preserve">x   </m:t>
                </m:r>
                <m:d>
                  <m:dPr>
                    <m:ctrlPr>
                      <w:rPr>
                        <w:rFonts w:ascii="Cambria Math" w:hAnsi="Cambria Math"/>
                        <w:i/>
                      </w:rPr>
                    </m:ctrlPr>
                  </m:dPr>
                  <m:e>
                    <m:r>
                      <w:rPr>
                        <w:rFonts w:ascii="Cambria Math"/>
                      </w:rPr>
                      <m:t xml:space="preserve"> </m:t>
                    </m:r>
                    <m:r>
                      <w:rPr>
                        <w:rFonts w:ascii="Cambria Math" w:hint="eastAsia"/>
                      </w:rPr>
                      <m:t>x</m:t>
                    </m:r>
                    <m:r>
                      <w:rPr>
                        <w:rFonts w:ascii="Cambria Math"/>
                      </w:rPr>
                      <m:t>&gt;30m</m:t>
                    </m:r>
                  </m:e>
                </m:d>
                <m:r>
                  <w:rPr>
                    <w:rFonts w:ascii="Cambria Math"/>
                  </w:rPr>
                  <m:t xml:space="preserve">   </m:t>
                </m:r>
                <m:sSup>
                  <m:sSupPr>
                    <m:ctrlPr>
                      <w:rPr>
                        <w:rFonts w:ascii="Cambria Math" w:hAnsi="Cambria Math"/>
                        <w:i/>
                      </w:rPr>
                    </m:ctrlPr>
                  </m:sSupPr>
                  <m:e>
                    <m:r>
                      <w:rPr>
                        <w:rFonts w:ascii="Cambria Math"/>
                      </w:rPr>
                      <m:t>R</m:t>
                    </m:r>
                  </m:e>
                  <m:sup>
                    <m:r>
                      <w:rPr>
                        <w:rFonts w:ascii="Cambria Math"/>
                      </w:rPr>
                      <m:t>2</m:t>
                    </m:r>
                  </m:sup>
                </m:sSup>
                <m:r>
                  <w:rPr>
                    <w:rFonts w:ascii="Cambria Math"/>
                  </w:rPr>
                  <m:t>=</m:t>
                </m:r>
                <m:r>
                  <m:rPr>
                    <m:sty m:val="p"/>
                  </m:rPr>
                  <w:rPr>
                    <w:rFonts w:ascii="Cambria Math" w:hAnsi="Cambria Math" w:hint="eastAsia"/>
                  </w:rPr>
                  <m:t>0.8</m:t>
                </m:r>
                <m:r>
                  <m:rPr>
                    <m:sty m:val="p"/>
                  </m:rPr>
                  <w:rPr>
                    <w:rFonts w:ascii="Cambria Math" w:hAnsi="Cambria Math"/>
                  </w:rPr>
                  <m:t>93</m:t>
                </m:r>
                <m:r>
                  <w:rPr>
                    <w:rFonts w:ascii="Cambria Math"/>
                  </w:rPr>
                  <m:t xml:space="preserve"> </m:t>
                </m:r>
              </m:e>
              <m:e>
                <m:r>
                  <w:rPr>
                    <w:rFonts w:ascii="Cambria Math"/>
                  </w:rPr>
                  <m:t>-</m:t>
                </m:r>
                <m:r>
                  <w:rPr>
                    <w:rFonts w:ascii="Cambria Math"/>
                  </w:rPr>
                  <m:t>67.413+117.04</m:t>
                </m:r>
                <m:r>
                  <w:rPr>
                    <w:rFonts w:ascii="MS Gothic" w:eastAsia="MS Gothic" w:hAnsi="MS Gothic" w:cs="MS Gothic" w:hint="eastAsia"/>
                  </w:rPr>
                  <m:t>*</m:t>
                </m:r>
                <m:r>
                  <w:rPr>
                    <w:rFonts w:ascii="Cambria Math"/>
                  </w:rPr>
                  <m:t xml:space="preserve">x </m:t>
                </m:r>
                <m:d>
                  <m:dPr>
                    <m:ctrlPr>
                      <w:rPr>
                        <w:rFonts w:ascii="Cambria Math" w:hAnsi="Cambria Math"/>
                        <w:i/>
                      </w:rPr>
                    </m:ctrlPr>
                  </m:dPr>
                  <m:e>
                    <m:r>
                      <w:rPr>
                        <w:rFonts w:ascii="Cambria Math"/>
                      </w:rPr>
                      <m:t xml:space="preserve"> </m:t>
                    </m:r>
                    <m:r>
                      <w:rPr>
                        <w:rFonts w:ascii="Cambria Math" w:hint="eastAsia"/>
                      </w:rPr>
                      <m:t>x</m:t>
                    </m:r>
                    <m:r>
                      <w:rPr>
                        <w:rFonts w:ascii="Cambria Math"/>
                      </w:rPr>
                      <m:t>≤</m:t>
                    </m:r>
                    <m:r>
                      <w:rPr>
                        <w:rFonts w:ascii="Cambria Math"/>
                      </w:rPr>
                      <m:t>30m</m:t>
                    </m:r>
                  </m:e>
                </m:d>
                <m:r>
                  <w:rPr>
                    <w:rFonts w:ascii="Cambria Math"/>
                  </w:rPr>
                  <m:t xml:space="preserve">   </m:t>
                </m:r>
                <m:sSup>
                  <m:sSupPr>
                    <m:ctrlPr>
                      <w:rPr>
                        <w:rFonts w:ascii="Cambria Math" w:hAnsi="Cambria Math"/>
                        <w:i/>
                      </w:rPr>
                    </m:ctrlPr>
                  </m:sSupPr>
                  <m:e>
                    <m:r>
                      <w:rPr>
                        <w:rFonts w:ascii="Cambria Math"/>
                      </w:rPr>
                      <m:t>R</m:t>
                    </m:r>
                  </m:e>
                  <m:sup>
                    <m:r>
                      <w:rPr>
                        <w:rFonts w:ascii="Cambria Math"/>
                      </w:rPr>
                      <m:t>2</m:t>
                    </m:r>
                  </m:sup>
                </m:sSup>
                <m:r>
                  <w:rPr>
                    <w:rFonts w:ascii="Cambria Math"/>
                  </w:rPr>
                  <m:t>=</m:t>
                </m:r>
                <m:r>
                  <m:rPr>
                    <m:sty m:val="p"/>
                  </m:rPr>
                  <w:rPr>
                    <w:rFonts w:ascii="Cambria Math" w:hAnsi="Cambria Math" w:hint="eastAsia"/>
                  </w:rPr>
                  <m:t>0.</m:t>
                </m:r>
                <m:r>
                  <m:rPr>
                    <m:sty m:val="p"/>
                  </m:rPr>
                  <w:rPr>
                    <w:rFonts w:ascii="Cambria Math" w:hAnsi="Cambria Math"/>
                  </w:rPr>
                  <m:t>929</m:t>
                </m:r>
              </m:e>
            </m:eqArr>
          </m:e>
        </m:d>
      </m:oMath>
      <w:r>
        <w:rPr>
          <w:rFonts w:ascii="宋体" w:eastAsia="宋体" w:hAnsi="宋体"/>
          <w:sz w:val="21"/>
        </w:rPr>
        <w:t xml:space="preserve">                                     </w:t>
      </w:r>
      <w:r>
        <w:rPr>
          <w:rFonts w:ascii="宋体" w:eastAsia="宋体" w:hAnsi="宋体" w:hint="eastAsia"/>
          <w:sz w:val="21"/>
        </w:rPr>
        <w:t>（</w:t>
      </w:r>
      <w:r>
        <w:rPr>
          <w:rFonts w:ascii="宋体" w:eastAsia="宋体" w:hAnsi="宋体"/>
          <w:sz w:val="21"/>
        </w:rPr>
        <w:t>4</w:t>
      </w:r>
      <w:r>
        <w:rPr>
          <w:rFonts w:ascii="宋体" w:eastAsia="宋体" w:hAnsi="宋体" w:hint="eastAsia"/>
          <w:sz w:val="21"/>
        </w:rPr>
        <w:t>）</w:t>
      </w:r>
    </w:p>
    <w:p w14:paraId="2520CA49" w14:textId="77777777" w:rsidR="00C64CD2" w:rsidRDefault="00C64CD2" w:rsidP="00C64CD2">
      <w:pPr>
        <w:pStyle w:val="4"/>
        <w:spacing w:before="60" w:after="60" w:line="480" w:lineRule="auto"/>
        <w:rPr>
          <w:rFonts w:ascii="宋体" w:eastAsia="宋体" w:hAnsi="宋体"/>
          <w:bCs w:val="0"/>
          <w:sz w:val="21"/>
          <w:szCs w:val="21"/>
        </w:rPr>
      </w:pPr>
      <w:r>
        <w:rPr>
          <w:rFonts w:ascii="宋体" w:eastAsia="宋体" w:hAnsi="宋体" w:hint="eastAsia"/>
          <w:bCs w:val="0"/>
          <w:sz w:val="21"/>
          <w:szCs w:val="21"/>
        </w:rPr>
        <w:t>（2）边界处异常像元的均值滤波处理</w:t>
      </w:r>
    </w:p>
    <w:p w14:paraId="75FD2995" w14:textId="77777777" w:rsidR="00C64CD2" w:rsidRDefault="00C64CD2" w:rsidP="00C64CD2">
      <w:pPr>
        <w:spacing w:line="480" w:lineRule="auto"/>
        <w:rPr>
          <w:rFonts w:ascii="宋体" w:eastAsia="宋体" w:hAnsi="宋体"/>
          <w:sz w:val="21"/>
        </w:rPr>
      </w:pPr>
      <w:r>
        <w:rPr>
          <w:rFonts w:ascii="宋体" w:eastAsia="宋体" w:hAnsi="宋体" w:hint="eastAsia"/>
          <w:sz w:val="21"/>
        </w:rPr>
        <w:t>均值滤波又叫低通滤波，指使用外围的均值来代替中心像素，在低通滤波器的变换核中的每个元素包含相同的权重，可用于平滑影像。针对边界处混合像元由于所含信息复杂（既包含有水体信息，也包含有大量非水体信息）导致水深反演异常的情况，本文提出了针对这些像元的单独均值滤波处理方法，具体流程见图10。</w:t>
      </w:r>
    </w:p>
    <w:p w14:paraId="0C313BE2" w14:textId="77777777" w:rsidR="00C64CD2" w:rsidRDefault="00C64CD2" w:rsidP="00C64CD2">
      <w:pPr>
        <w:adjustRightInd w:val="0"/>
        <w:spacing w:line="480" w:lineRule="auto"/>
        <w:ind w:firstLine="0"/>
        <w:rPr>
          <w:rFonts w:ascii="宋体" w:eastAsia="宋体" w:hAnsi="宋体"/>
          <w:sz w:val="21"/>
        </w:rPr>
      </w:pPr>
      <w:r>
        <w:rPr>
          <w:rFonts w:ascii="宋体" w:eastAsia="宋体" w:hAnsi="宋体"/>
          <w:sz w:val="21"/>
        </w:rPr>
        <w:object w:dxaOrig="11002" w:dyaOrig="2111" w14:anchorId="31A938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2" o:spid="_x0000_i1025" type="#_x0000_t75" style="width:230pt;height:44pt;mso-position-horizontal-relative:page;mso-position-vertical-relative:page" o:ole="">
            <v:imagedata r:id="rId29" o:title=""/>
          </v:shape>
          <o:OLEObject Type="Embed" ProgID="Visio.Drawing.15" ShapeID="Object 12" DrawAspect="Content" ObjectID="_1693126370" r:id="rId30"/>
        </w:object>
      </w:r>
    </w:p>
    <w:p w14:paraId="57D2FF3A" w14:textId="77777777" w:rsidR="00C64CD2" w:rsidRDefault="00C64CD2" w:rsidP="00C64CD2">
      <w:pPr>
        <w:spacing w:line="480" w:lineRule="auto"/>
        <w:ind w:firstLine="0"/>
        <w:jc w:val="center"/>
        <w:rPr>
          <w:rFonts w:ascii="宋体" w:eastAsia="宋体" w:hAnsi="宋体"/>
          <w:sz w:val="21"/>
        </w:rPr>
      </w:pPr>
      <w:r>
        <w:rPr>
          <w:rFonts w:ascii="宋体" w:eastAsia="宋体" w:hAnsi="宋体" w:hint="eastAsia"/>
          <w:sz w:val="21"/>
        </w:rPr>
        <w:t>图10</w:t>
      </w:r>
      <w:r>
        <w:rPr>
          <w:rFonts w:ascii="宋体" w:eastAsia="宋体" w:hAnsi="宋体"/>
          <w:sz w:val="21"/>
        </w:rPr>
        <w:t xml:space="preserve"> </w:t>
      </w:r>
      <w:r>
        <w:rPr>
          <w:rFonts w:ascii="宋体" w:eastAsia="宋体" w:hAnsi="宋体" w:hint="eastAsia"/>
          <w:sz w:val="21"/>
        </w:rPr>
        <w:t>边界处异常像元的均值滤波处理流程</w:t>
      </w:r>
    </w:p>
    <w:p w14:paraId="549641C4" w14:textId="77777777" w:rsidR="00C64CD2" w:rsidRDefault="00C64CD2" w:rsidP="00C64CD2">
      <w:pPr>
        <w:spacing w:line="480" w:lineRule="auto"/>
        <w:ind w:firstLine="0"/>
        <w:jc w:val="center"/>
        <w:rPr>
          <w:rFonts w:ascii="宋体" w:eastAsia="宋体" w:hAnsi="宋体"/>
          <w:sz w:val="21"/>
        </w:rPr>
      </w:pPr>
      <w:r>
        <w:rPr>
          <w:rFonts w:ascii="宋体" w:eastAsia="宋体" w:hAnsi="宋体" w:hint="eastAsia"/>
          <w:sz w:val="18"/>
          <w:szCs w:val="18"/>
        </w:rPr>
        <w:t>Figure 10 Mean filtering processing flow of abnormal pixels at the boundary</w:t>
      </w:r>
    </w:p>
    <w:p w14:paraId="2365D30C" w14:textId="77777777" w:rsidR="00C64CD2" w:rsidRDefault="00C64CD2" w:rsidP="00C64CD2">
      <w:pPr>
        <w:spacing w:line="480" w:lineRule="auto"/>
        <w:rPr>
          <w:rFonts w:eastAsia="宋体"/>
          <w:szCs w:val="20"/>
        </w:rPr>
      </w:pPr>
      <w:r>
        <w:rPr>
          <w:rFonts w:ascii="宋体" w:eastAsia="宋体" w:hAnsi="宋体" w:hint="eastAsia"/>
          <w:sz w:val="21"/>
        </w:rPr>
        <w:t>进行分区反演和边界异常值滤波处理后，获得相应地平均绝对误差为0</w:t>
      </w:r>
      <w:r>
        <w:rPr>
          <w:rFonts w:ascii="宋体" w:eastAsia="宋体" w:hAnsi="宋体"/>
          <w:sz w:val="21"/>
        </w:rPr>
        <w:t>.88</w:t>
      </w:r>
      <w:r>
        <w:rPr>
          <w:rFonts w:ascii="宋体" w:eastAsia="宋体" w:hAnsi="宋体" w:hint="eastAsia"/>
          <w:sz w:val="21"/>
        </w:rPr>
        <w:t>m，平均相对误差为</w:t>
      </w:r>
      <w:r>
        <w:rPr>
          <w:rFonts w:ascii="宋体" w:eastAsia="宋体" w:hAnsi="宋体"/>
          <w:sz w:val="21"/>
        </w:rPr>
        <w:t>3.12</w:t>
      </w:r>
      <w:r>
        <w:rPr>
          <w:rFonts w:ascii="宋体" w:eastAsia="宋体" w:hAnsi="宋体" w:hint="eastAsia"/>
          <w:sz w:val="21"/>
        </w:rPr>
        <w:t>%。同无分区水深反演方法相比，</w:t>
      </w:r>
      <w:bookmarkStart w:id="743" w:name="_Hlk64827578"/>
      <w:r>
        <w:rPr>
          <w:rFonts w:ascii="宋体" w:eastAsia="宋体" w:hAnsi="宋体" w:hint="eastAsia"/>
          <w:sz w:val="21"/>
        </w:rPr>
        <w:t>平均绝对误差稍有增加，平均相对误差下降了5</w:t>
      </w:r>
      <w:r>
        <w:rPr>
          <w:rFonts w:ascii="宋体" w:eastAsia="宋体" w:hAnsi="宋体"/>
          <w:sz w:val="21"/>
        </w:rPr>
        <w:t>0</w:t>
      </w:r>
      <w:r>
        <w:rPr>
          <w:rFonts w:ascii="宋体" w:eastAsia="宋体" w:hAnsi="宋体" w:hint="eastAsia"/>
          <w:sz w:val="21"/>
        </w:rPr>
        <w:t>%。</w:t>
      </w:r>
      <w:bookmarkEnd w:id="743"/>
      <w:r>
        <w:rPr>
          <w:rFonts w:ascii="宋体" w:eastAsia="宋体" w:hAnsi="宋体" w:hint="eastAsia"/>
          <w:sz w:val="21"/>
        </w:rPr>
        <w:t>不同水</w:t>
      </w:r>
      <w:r>
        <w:rPr>
          <w:rFonts w:ascii="宋体" w:eastAsia="宋体" w:hAnsi="宋体" w:hint="eastAsia"/>
          <w:sz w:val="21"/>
        </w:rPr>
        <w:t>深区间内的水深分布及实测水深与反演水深之间的误差分布如图11、图12所示。与图3、图4对比可知，在小于3</w:t>
      </w:r>
      <w:r>
        <w:rPr>
          <w:rFonts w:ascii="宋体" w:eastAsia="宋体" w:hAnsi="宋体"/>
          <w:sz w:val="21"/>
        </w:rPr>
        <w:t>0</w:t>
      </w:r>
      <w:r>
        <w:rPr>
          <w:rFonts w:ascii="宋体" w:eastAsia="宋体" w:hAnsi="宋体" w:hint="eastAsia"/>
          <w:sz w:val="21"/>
        </w:rPr>
        <w:t>m的水深区间分布更加集中，误差最大可以减少2</w:t>
      </w:r>
      <w:r>
        <w:rPr>
          <w:rFonts w:ascii="宋体" w:eastAsia="宋体" w:hAnsi="宋体"/>
          <w:sz w:val="21"/>
        </w:rPr>
        <w:t>0</w:t>
      </w:r>
      <w:r>
        <w:rPr>
          <w:rFonts w:ascii="宋体" w:eastAsia="宋体" w:hAnsi="宋体" w:hint="eastAsia"/>
          <w:sz w:val="21"/>
        </w:rPr>
        <w:t>%。</w:t>
      </w:r>
    </w:p>
    <w:p w14:paraId="145E3AD8" w14:textId="20C3ED22" w:rsidR="00C64CD2" w:rsidRDefault="00C64CD2" w:rsidP="00C64CD2">
      <w:pPr>
        <w:spacing w:line="480" w:lineRule="auto"/>
        <w:ind w:firstLine="0"/>
      </w:pPr>
      <w:r>
        <w:rPr>
          <w:noProof/>
          <w:sz w:val="28"/>
          <w:szCs w:val="28"/>
        </w:rPr>
        <w:drawing>
          <wp:inline distT="0" distB="0" distL="0" distR="0" wp14:anchorId="43E6FC53" wp14:editId="10F84D8E">
            <wp:extent cx="2967355" cy="2473960"/>
            <wp:effectExtent l="0" t="0" r="444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1">
                      <a:extLst>
                        <a:ext uri="{28A0092B-C50C-407E-A947-70E740481C1C}">
                          <a14:useLocalDpi xmlns:a14="http://schemas.microsoft.com/office/drawing/2010/main" val="0"/>
                        </a:ext>
                      </a:extLst>
                    </a:blip>
                    <a:srcRect l="9508" t="10658" r="13194" b="5019"/>
                    <a:stretch>
                      <a:fillRect/>
                    </a:stretch>
                  </pic:blipFill>
                  <pic:spPr bwMode="auto">
                    <a:xfrm>
                      <a:off x="0" y="0"/>
                      <a:ext cx="2967355" cy="2473960"/>
                    </a:xfrm>
                    <a:prstGeom prst="rect">
                      <a:avLst/>
                    </a:prstGeom>
                    <a:noFill/>
                    <a:ln>
                      <a:noFill/>
                    </a:ln>
                  </pic:spPr>
                </pic:pic>
              </a:graphicData>
            </a:graphic>
          </wp:inline>
        </w:drawing>
      </w:r>
    </w:p>
    <w:p w14:paraId="7E042EE1" w14:textId="77777777" w:rsidR="00C64CD2" w:rsidRDefault="00C64CD2" w:rsidP="00C64CD2">
      <w:pPr>
        <w:spacing w:line="480" w:lineRule="auto"/>
        <w:ind w:firstLine="0"/>
        <w:jc w:val="center"/>
        <w:rPr>
          <w:rFonts w:ascii="宋体" w:eastAsia="宋体" w:hAnsi="宋体"/>
          <w:sz w:val="18"/>
          <w:szCs w:val="18"/>
        </w:rPr>
      </w:pPr>
      <w:r>
        <w:rPr>
          <w:rFonts w:ascii="宋体" w:eastAsia="宋体" w:hAnsi="宋体" w:hint="eastAsia"/>
          <w:sz w:val="18"/>
          <w:szCs w:val="18"/>
        </w:rPr>
        <w:t>图11在不同水深区间内实测水深与反演水深变化</w:t>
      </w:r>
    </w:p>
    <w:p w14:paraId="018779B5" w14:textId="77777777" w:rsidR="00C64CD2" w:rsidRDefault="00C64CD2" w:rsidP="00C64CD2">
      <w:pPr>
        <w:spacing w:line="480" w:lineRule="auto"/>
        <w:ind w:firstLine="0"/>
        <w:jc w:val="center"/>
        <w:rPr>
          <w:rFonts w:ascii="宋体" w:eastAsia="宋体" w:hAnsi="宋体"/>
          <w:sz w:val="18"/>
          <w:szCs w:val="18"/>
        </w:rPr>
      </w:pPr>
      <w:r>
        <w:rPr>
          <w:rFonts w:ascii="宋体" w:eastAsia="宋体" w:hAnsi="宋体" w:hint="eastAsia"/>
          <w:sz w:val="18"/>
          <w:szCs w:val="18"/>
        </w:rPr>
        <w:t>Figure 11 Variation of measured water depth and retrieved water depth in different water depth intervals</w:t>
      </w:r>
    </w:p>
    <w:p w14:paraId="4554D3EB" w14:textId="285DA3DA" w:rsidR="00C64CD2" w:rsidRDefault="00C64CD2" w:rsidP="00C64CD2">
      <w:pPr>
        <w:spacing w:line="480" w:lineRule="auto"/>
        <w:ind w:firstLine="0"/>
        <w:rPr>
          <w:rFonts w:eastAsia="宋体"/>
          <w:kern w:val="0"/>
        </w:rPr>
      </w:pPr>
      <w:r>
        <w:rPr>
          <w:noProof/>
        </w:rPr>
        <w:drawing>
          <wp:inline distT="0" distB="0" distL="0" distR="0" wp14:anchorId="0F6ADB9D" wp14:editId="00FDEC44">
            <wp:extent cx="2810510" cy="2384425"/>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2" cstate="print">
                      <a:extLst>
                        <a:ext uri="{28A0092B-C50C-407E-A947-70E740481C1C}">
                          <a14:useLocalDpi xmlns:a14="http://schemas.microsoft.com/office/drawing/2010/main" val="0"/>
                        </a:ext>
                      </a:extLst>
                    </a:blip>
                    <a:srcRect l="8395" t="10423" r="16048" b="5630"/>
                    <a:stretch>
                      <a:fillRect/>
                    </a:stretch>
                  </pic:blipFill>
                  <pic:spPr bwMode="auto">
                    <a:xfrm>
                      <a:off x="0" y="0"/>
                      <a:ext cx="2810510" cy="2384425"/>
                    </a:xfrm>
                    <a:prstGeom prst="rect">
                      <a:avLst/>
                    </a:prstGeom>
                    <a:noFill/>
                    <a:ln>
                      <a:noFill/>
                    </a:ln>
                  </pic:spPr>
                </pic:pic>
              </a:graphicData>
            </a:graphic>
          </wp:inline>
        </w:drawing>
      </w:r>
    </w:p>
    <w:p w14:paraId="6252BCEE" w14:textId="77777777" w:rsidR="00C64CD2" w:rsidRDefault="00C64CD2" w:rsidP="00C64CD2">
      <w:pPr>
        <w:spacing w:line="480" w:lineRule="auto"/>
        <w:ind w:firstLine="0"/>
        <w:jc w:val="center"/>
        <w:rPr>
          <w:rFonts w:ascii="宋体" w:eastAsia="宋体" w:hAnsi="宋体"/>
          <w:sz w:val="18"/>
          <w:szCs w:val="18"/>
        </w:rPr>
      </w:pPr>
      <w:r>
        <w:rPr>
          <w:rFonts w:ascii="宋体" w:eastAsia="宋体" w:hAnsi="宋体" w:hint="eastAsia"/>
          <w:sz w:val="18"/>
          <w:szCs w:val="18"/>
        </w:rPr>
        <w:t>图12 实测水深与反演水深误差分布</w:t>
      </w:r>
    </w:p>
    <w:p w14:paraId="1B26E49C" w14:textId="77777777" w:rsidR="00C64CD2" w:rsidRDefault="00C64CD2" w:rsidP="00C64CD2">
      <w:pPr>
        <w:spacing w:line="480" w:lineRule="auto"/>
        <w:ind w:firstLine="0"/>
        <w:jc w:val="center"/>
        <w:rPr>
          <w:rFonts w:ascii="宋体" w:eastAsia="宋体" w:hAnsi="宋体"/>
          <w:sz w:val="18"/>
          <w:szCs w:val="18"/>
        </w:rPr>
      </w:pPr>
      <w:r>
        <w:rPr>
          <w:rFonts w:ascii="宋体" w:eastAsia="宋体" w:hAnsi="宋体" w:hint="eastAsia"/>
          <w:sz w:val="18"/>
          <w:szCs w:val="18"/>
        </w:rPr>
        <w:t>Figure 12 Error distribution between measured water depth and inversion water depth</w:t>
      </w:r>
    </w:p>
    <w:p w14:paraId="3E1CE899" w14:textId="77777777" w:rsidR="00C64CD2" w:rsidRDefault="00C64CD2" w:rsidP="00C64CD2">
      <w:pPr>
        <w:pStyle w:val="4"/>
        <w:spacing w:line="480" w:lineRule="auto"/>
        <w:rPr>
          <w:rFonts w:ascii="宋体" w:eastAsia="宋体" w:hAnsi="宋体"/>
          <w:b/>
          <w:kern w:val="0"/>
        </w:rPr>
      </w:pPr>
      <w:r>
        <w:rPr>
          <w:rFonts w:ascii="宋体" w:eastAsia="宋体" w:hAnsi="宋体" w:hint="eastAsia"/>
          <w:b/>
          <w:kern w:val="0"/>
        </w:rPr>
        <w:lastRenderedPageBreak/>
        <w:t>4</w:t>
      </w:r>
      <w:r>
        <w:rPr>
          <w:rFonts w:ascii="宋体" w:eastAsia="宋体" w:hAnsi="宋体"/>
          <w:b/>
          <w:kern w:val="0"/>
        </w:rPr>
        <w:t xml:space="preserve"> </w:t>
      </w:r>
      <w:r>
        <w:rPr>
          <w:rFonts w:ascii="宋体" w:eastAsia="宋体" w:hAnsi="宋体" w:hint="eastAsia"/>
          <w:b/>
          <w:kern w:val="0"/>
        </w:rPr>
        <w:t>结论</w:t>
      </w:r>
    </w:p>
    <w:p w14:paraId="4BB410AA" w14:textId="77777777" w:rsidR="00006AAD" w:rsidRDefault="00C64CD2" w:rsidP="00C64CD2">
      <w:pPr>
        <w:spacing w:line="480" w:lineRule="auto"/>
        <w:rPr>
          <w:ins w:id="744" w:author="周 强" w:date="2021-09-14T11:21:00Z"/>
          <w:rFonts w:ascii="宋体" w:eastAsia="宋体" w:hAnsi="宋体"/>
          <w:sz w:val="21"/>
        </w:rPr>
      </w:pPr>
      <w:r>
        <w:rPr>
          <w:rFonts w:ascii="宋体" w:eastAsia="宋体" w:hAnsi="宋体"/>
          <w:sz w:val="21"/>
        </w:rPr>
        <w:t>海南岛全年降雨量大，在时间和空间分布上不均匀，</w:t>
      </w:r>
      <w:ins w:id="745" w:author="周 强" w:date="2021-09-14T11:09:00Z">
        <w:r w:rsidR="00B1528A">
          <w:rPr>
            <w:rFonts w:ascii="宋体" w:eastAsia="宋体" w:hAnsi="宋体" w:hint="eastAsia"/>
            <w:sz w:val="21"/>
          </w:rPr>
          <w:t>旱涝灾害频繁</w:t>
        </w:r>
      </w:ins>
      <w:ins w:id="746" w:author="周 强" w:date="2021-09-14T11:10:00Z">
        <w:r w:rsidR="00B1528A">
          <w:rPr>
            <w:rFonts w:ascii="宋体" w:eastAsia="宋体" w:hAnsi="宋体" w:hint="eastAsia"/>
            <w:sz w:val="21"/>
          </w:rPr>
          <w:t>交替发生。</w:t>
        </w:r>
      </w:ins>
      <w:ins w:id="747" w:author="周 强" w:date="2021-09-14T11:13:00Z">
        <w:r w:rsidR="00B1528A">
          <w:rPr>
            <w:rFonts w:ascii="宋体" w:eastAsia="宋体" w:hAnsi="宋体" w:hint="eastAsia"/>
            <w:sz w:val="21"/>
          </w:rPr>
          <w:t>为了对水资源合理调配，进而减轻旱涝灾害</w:t>
        </w:r>
      </w:ins>
      <w:ins w:id="748" w:author="周 强" w:date="2021-09-14T11:14:00Z">
        <w:r w:rsidR="00B1528A">
          <w:rPr>
            <w:rFonts w:ascii="宋体" w:eastAsia="宋体" w:hAnsi="宋体" w:hint="eastAsia"/>
            <w:sz w:val="21"/>
          </w:rPr>
          <w:t>的危害，水资源的精准评估方法</w:t>
        </w:r>
      </w:ins>
      <w:ins w:id="749" w:author="周 强" w:date="2021-09-14T11:15:00Z">
        <w:r w:rsidR="00B1528A">
          <w:rPr>
            <w:rFonts w:ascii="宋体" w:eastAsia="宋体" w:hAnsi="宋体" w:hint="eastAsia"/>
            <w:sz w:val="21"/>
          </w:rPr>
          <w:t>亟待提出。</w:t>
        </w:r>
      </w:ins>
      <w:ins w:id="750" w:author="周 强" w:date="2021-09-14T11:16:00Z">
        <w:r w:rsidR="00B1528A">
          <w:rPr>
            <w:rFonts w:ascii="宋体" w:eastAsia="宋体" w:hAnsi="宋体" w:hint="eastAsia"/>
            <w:sz w:val="21"/>
          </w:rPr>
          <w:t>先进的水深探测技术对水资源的评估提供数据依据。</w:t>
        </w:r>
      </w:ins>
      <w:del w:id="751" w:author="周 强" w:date="2021-09-14T11:17:00Z">
        <w:r w:rsidDel="00B1528A">
          <w:rPr>
            <w:rFonts w:ascii="宋体" w:eastAsia="宋体" w:hAnsi="宋体"/>
            <w:sz w:val="21"/>
          </w:rPr>
          <w:delText>对牛路岭水库的遥感水深反演研究能够对遥感技术在掌握海南岛各水域水深分布的应用上提出适用性论证，并对牛路岭水库水深分布提供基础性数据，为将来水库水资源变化提供早期资料。</w:delText>
        </w:r>
      </w:del>
    </w:p>
    <w:p w14:paraId="01B0D54F" w14:textId="6B5C1C27" w:rsidR="00006AAD" w:rsidRDefault="00006AAD" w:rsidP="00006AAD">
      <w:pPr>
        <w:spacing w:line="480" w:lineRule="auto"/>
        <w:rPr>
          <w:rFonts w:ascii="宋体" w:eastAsia="宋体" w:hAnsi="宋体"/>
          <w:sz w:val="21"/>
        </w:rPr>
      </w:pPr>
      <w:ins w:id="752" w:author="周 强" w:date="2021-09-14T11:21:00Z">
        <w:r>
          <w:rPr>
            <w:rFonts w:ascii="宋体" w:eastAsia="宋体" w:hAnsi="宋体" w:hint="eastAsia"/>
            <w:sz w:val="21"/>
          </w:rPr>
          <w:t>本文</w:t>
        </w:r>
      </w:ins>
      <w:ins w:id="753" w:author="周 强" w:date="2021-09-14T11:17:00Z">
        <w:r w:rsidR="00B1528A">
          <w:rPr>
            <w:rFonts w:ascii="宋体" w:eastAsia="宋体" w:hAnsi="宋体" w:hint="eastAsia"/>
            <w:sz w:val="21"/>
          </w:rPr>
          <w:t>以牛路岭水库</w:t>
        </w:r>
      </w:ins>
      <w:ins w:id="754" w:author="周 强" w:date="2021-09-14T11:18:00Z">
        <w:r w:rsidR="00B1528A">
          <w:rPr>
            <w:rFonts w:ascii="宋体" w:eastAsia="宋体" w:hAnsi="宋体" w:hint="eastAsia"/>
            <w:sz w:val="21"/>
          </w:rPr>
          <w:t>为研究对象，对比分析各种水深探测方法</w:t>
        </w:r>
      </w:ins>
      <w:ins w:id="755" w:author="周 强" w:date="2021-09-14T11:22:00Z">
        <w:r>
          <w:rPr>
            <w:rFonts w:ascii="宋体" w:eastAsia="宋体" w:hAnsi="宋体" w:hint="eastAsia"/>
            <w:sz w:val="21"/>
          </w:rPr>
          <w:t>。</w:t>
        </w:r>
      </w:ins>
      <w:ins w:id="756" w:author="周 强" w:date="2021-09-14T11:23:00Z">
        <w:r>
          <w:rPr>
            <w:rFonts w:ascii="宋体" w:eastAsia="宋体" w:hAnsi="宋体" w:hint="eastAsia"/>
            <w:sz w:val="21"/>
          </w:rPr>
          <w:t>对比单波段模型、</w:t>
        </w:r>
      </w:ins>
      <w:ins w:id="757" w:author="周 强" w:date="2021-09-14T11:24:00Z">
        <w:r>
          <w:rPr>
            <w:rFonts w:ascii="宋体" w:eastAsia="宋体" w:hAnsi="宋体" w:hint="eastAsia"/>
            <w:sz w:val="21"/>
          </w:rPr>
          <w:t>波段比值模型和底部返照率独立水深模型（B算法）的反演结果后，</w:t>
        </w:r>
      </w:ins>
      <w:ins w:id="758" w:author="周 强" w:date="2021-09-14T11:25:00Z">
        <w:r>
          <w:rPr>
            <w:rFonts w:ascii="宋体" w:eastAsia="宋体" w:hAnsi="宋体" w:hint="eastAsia"/>
            <w:sz w:val="21"/>
          </w:rPr>
          <w:t>发现B算法综合性能最佳，故选择此方法作为反演模型。</w:t>
        </w:r>
      </w:ins>
    </w:p>
    <w:p w14:paraId="79EB5C0D" w14:textId="0D1B62D6" w:rsidR="00C64CD2" w:rsidDel="00006AAD" w:rsidRDefault="00C64CD2" w:rsidP="00C64CD2">
      <w:pPr>
        <w:spacing w:line="480" w:lineRule="auto"/>
        <w:rPr>
          <w:del w:id="759" w:author="周 强" w:date="2021-09-14T11:26:00Z"/>
          <w:rFonts w:ascii="宋体" w:eastAsia="宋体" w:hAnsi="宋体"/>
          <w:sz w:val="21"/>
        </w:rPr>
      </w:pPr>
      <w:del w:id="760" w:author="周 强" w:date="2021-09-14T11:26:00Z">
        <w:r w:rsidDel="00006AAD">
          <w:rPr>
            <w:rFonts w:ascii="宋体" w:eastAsia="宋体" w:hAnsi="宋体"/>
            <w:sz w:val="21"/>
          </w:rPr>
          <w:delText>本文选取牛路岭水库为研究对象，利用遥感技术手段，以Landsat-8 OLI遥感影像为基本数据源，采用NDWI归一化水体指数</w:delText>
        </w:r>
        <w:r w:rsidDel="00006AAD">
          <w:rPr>
            <w:rFonts w:ascii="宋体" w:eastAsia="宋体" w:hAnsi="宋体" w:hint="eastAsia"/>
            <w:sz w:val="21"/>
          </w:rPr>
          <w:delText>模型</w:delText>
        </w:r>
        <w:r w:rsidDel="00006AAD">
          <w:rPr>
            <w:rFonts w:ascii="宋体" w:eastAsia="宋体" w:hAnsi="宋体"/>
            <w:sz w:val="21"/>
          </w:rPr>
          <w:delText>，提取出了</w:delText>
        </w:r>
        <w:r w:rsidDel="00006AAD">
          <w:rPr>
            <w:rFonts w:ascii="宋体" w:eastAsia="宋体" w:hAnsi="宋体" w:hint="eastAsia"/>
            <w:sz w:val="21"/>
          </w:rPr>
          <w:delText>牛路岭水库</w:delText>
        </w:r>
        <w:r w:rsidDel="00006AAD">
          <w:rPr>
            <w:rFonts w:ascii="宋体" w:eastAsia="宋体" w:hAnsi="宋体"/>
            <w:sz w:val="21"/>
          </w:rPr>
          <w:delText>的水体边界数据；依据水色遥感原理，采用最优的底部反照率算法，构建了牛路岭水库遥感水深</w:delText>
        </w:r>
        <w:r w:rsidDel="00006AAD">
          <w:rPr>
            <w:rFonts w:ascii="宋体" w:eastAsia="宋体" w:hAnsi="宋体" w:hint="eastAsia"/>
            <w:sz w:val="21"/>
          </w:rPr>
          <w:delText>反演</w:delText>
        </w:r>
        <w:r w:rsidDel="00006AAD">
          <w:rPr>
            <w:rFonts w:ascii="宋体" w:eastAsia="宋体" w:hAnsi="宋体"/>
            <w:sz w:val="21"/>
          </w:rPr>
          <w:delText>模型。</w:delText>
        </w:r>
      </w:del>
    </w:p>
    <w:p w14:paraId="553755A2" w14:textId="67BADF8B" w:rsidR="00C64CD2" w:rsidRDefault="00006AAD" w:rsidP="00C64CD2">
      <w:pPr>
        <w:spacing w:line="480" w:lineRule="auto"/>
        <w:rPr>
          <w:rFonts w:ascii="宋体" w:eastAsia="宋体" w:hAnsi="宋体"/>
          <w:sz w:val="21"/>
        </w:rPr>
      </w:pPr>
      <w:ins w:id="761" w:author="周 强" w:date="2021-09-14T11:27:00Z">
        <w:r>
          <w:rPr>
            <w:rFonts w:ascii="宋体" w:eastAsia="宋体" w:hAnsi="宋体" w:hint="eastAsia"/>
            <w:sz w:val="21"/>
          </w:rPr>
          <w:t>分析B算法不同区域误差数据发现，该方法在浅水区误差较大。</w:t>
        </w:r>
      </w:ins>
      <w:r w:rsidR="00C64CD2">
        <w:rPr>
          <w:rFonts w:ascii="宋体" w:eastAsia="宋体" w:hAnsi="宋体"/>
          <w:sz w:val="21"/>
        </w:rPr>
        <w:t>为了进一步提高模型反演精度，本文以30m为深水区和浅水区的划分线，对模型进行进一步的分区反演；为了减小边界异常</w:t>
      </w:r>
      <w:r w:rsidR="00C64CD2">
        <w:rPr>
          <w:rFonts w:ascii="宋体" w:eastAsia="宋体" w:hAnsi="宋体"/>
          <w:sz w:val="21"/>
        </w:rPr>
        <w:t>像元对反演模型成像效果的影响，</w:t>
      </w:r>
      <w:ins w:id="762" w:author="周 强" w:date="2021-09-14T11:30:00Z">
        <w:r w:rsidR="00300871">
          <w:rPr>
            <w:rFonts w:ascii="宋体" w:eastAsia="宋体" w:hAnsi="宋体" w:hint="eastAsia"/>
            <w:sz w:val="21"/>
          </w:rPr>
          <w:t>我们</w:t>
        </w:r>
      </w:ins>
      <w:r w:rsidR="00C64CD2">
        <w:rPr>
          <w:rFonts w:ascii="宋体" w:eastAsia="宋体" w:hAnsi="宋体"/>
          <w:sz w:val="21"/>
        </w:rPr>
        <w:t>提出了对异常像元单独进行均值滤波处理的方法。最终</w:t>
      </w:r>
      <w:bookmarkStart w:id="763" w:name="_Hlk64828166"/>
      <w:r w:rsidR="00C64CD2">
        <w:rPr>
          <w:rFonts w:ascii="宋体" w:eastAsia="宋体" w:hAnsi="宋体" w:hint="eastAsia"/>
          <w:sz w:val="21"/>
        </w:rPr>
        <w:t>确立牛路岭水深遥感估算的最优模型为：</w:t>
      </w:r>
    </w:p>
    <w:p w14:paraId="46DD0BE1" w14:textId="7B245ACC" w:rsidR="00C64CD2" w:rsidRPr="00C64CD2" w:rsidRDefault="00C64CD2" w:rsidP="00C64CD2">
      <w:pPr>
        <w:spacing w:line="480" w:lineRule="auto"/>
        <w:rPr>
          <w:rFonts w:ascii="宋体" w:eastAsia="宋体" w:hAnsi="宋体"/>
          <w:sz w:val="21"/>
        </w:rPr>
      </w:pPr>
      <m:oMathPara>
        <m:oMath>
          <m:r>
            <w:rPr>
              <w:rFonts w:ascii="Cambria Math"/>
            </w:rPr>
            <m:t>Z</m:t>
          </m:r>
          <m:r>
            <w:rPr>
              <w:rFonts w:ascii="Cambria Math" w:hint="eastAsia"/>
            </w:rPr>
            <m:t>=</m:t>
          </m:r>
          <m:d>
            <m:dPr>
              <m:begChr m:val="{"/>
              <m:endChr m:val=""/>
              <m:ctrlPr>
                <w:rPr>
                  <w:rFonts w:ascii="Cambria Math" w:hAnsi="Cambria Math"/>
                  <w:i/>
                </w:rPr>
              </m:ctrlPr>
            </m:dPr>
            <m:e>
              <m:eqArr>
                <m:eqArrPr>
                  <m:ctrlPr>
                    <w:rPr>
                      <w:rFonts w:ascii="Cambria Math" w:hAnsi="Cambria Math"/>
                      <w:i/>
                    </w:rPr>
                  </m:ctrlPr>
                </m:eqArrPr>
                <m:e>
                  <m:r>
                    <w:rPr>
                      <w:rFonts w:ascii="Cambria Math"/>
                    </w:rPr>
                    <m:t>37.015+8.434</m:t>
                  </m:r>
                  <m:r>
                    <w:rPr>
                      <w:rFonts w:ascii="MS Gothic" w:eastAsia="MS Gothic" w:hAnsi="MS Gothic" w:cs="MS Gothic" w:hint="eastAsia"/>
                    </w:rPr>
                    <m:t>*</m:t>
                  </m:r>
                  <m:r>
                    <w:rPr>
                      <w:rFonts w:ascii="Cambria Math"/>
                    </w:rPr>
                    <m:t xml:space="preserve">x   </m:t>
                  </m:r>
                  <m:d>
                    <m:dPr>
                      <m:ctrlPr>
                        <w:rPr>
                          <w:rFonts w:ascii="Cambria Math" w:hAnsi="Cambria Math"/>
                          <w:i/>
                        </w:rPr>
                      </m:ctrlPr>
                    </m:dPr>
                    <m:e>
                      <m:r>
                        <w:rPr>
                          <w:rFonts w:ascii="Cambria Math"/>
                        </w:rPr>
                        <m:t xml:space="preserve"> </m:t>
                      </m:r>
                      <m:r>
                        <w:rPr>
                          <w:rFonts w:ascii="Cambria Math" w:hint="eastAsia"/>
                        </w:rPr>
                        <m:t>x</m:t>
                      </m:r>
                      <m:r>
                        <w:rPr>
                          <w:rFonts w:ascii="Cambria Math"/>
                        </w:rPr>
                        <m:t>&gt;30m</m:t>
                      </m:r>
                    </m:e>
                  </m:d>
                  <m:r>
                    <w:rPr>
                      <w:rFonts w:ascii="Cambria Math"/>
                    </w:rPr>
                    <m:t xml:space="preserve">   </m:t>
                  </m:r>
                  <m:sSup>
                    <m:sSupPr>
                      <m:ctrlPr>
                        <w:rPr>
                          <w:rFonts w:ascii="Cambria Math" w:hAnsi="Cambria Math"/>
                          <w:i/>
                        </w:rPr>
                      </m:ctrlPr>
                    </m:sSupPr>
                    <m:e>
                      <m:r>
                        <w:rPr>
                          <w:rFonts w:ascii="Cambria Math"/>
                        </w:rPr>
                        <m:t>R</m:t>
                      </m:r>
                    </m:e>
                    <m:sup>
                      <m:r>
                        <w:rPr>
                          <w:rFonts w:ascii="Cambria Math"/>
                        </w:rPr>
                        <m:t>2</m:t>
                      </m:r>
                    </m:sup>
                  </m:sSup>
                  <m:r>
                    <w:rPr>
                      <w:rFonts w:ascii="Cambria Math"/>
                    </w:rPr>
                    <m:t>=</m:t>
                  </m:r>
                  <m:r>
                    <m:rPr>
                      <m:sty m:val="p"/>
                    </m:rPr>
                    <w:rPr>
                      <w:rFonts w:ascii="Cambria Math" w:hAnsi="Cambria Math" w:hint="eastAsia"/>
                    </w:rPr>
                    <m:t>0.8</m:t>
                  </m:r>
                  <m:r>
                    <m:rPr>
                      <m:sty m:val="p"/>
                    </m:rPr>
                    <w:rPr>
                      <w:rFonts w:ascii="Cambria Math" w:hAnsi="Cambria Math"/>
                    </w:rPr>
                    <m:t>93</m:t>
                  </m:r>
                  <m:r>
                    <w:rPr>
                      <w:rFonts w:ascii="Cambria Math"/>
                    </w:rPr>
                    <m:t xml:space="preserve"> </m:t>
                  </m:r>
                </m:e>
                <m:e>
                  <m:r>
                    <w:rPr>
                      <w:rFonts w:ascii="Cambria Math"/>
                    </w:rPr>
                    <m:t>-</m:t>
                  </m:r>
                  <m:r>
                    <w:rPr>
                      <w:rFonts w:ascii="Cambria Math"/>
                    </w:rPr>
                    <m:t>67.413+117.04</m:t>
                  </m:r>
                  <m:r>
                    <w:rPr>
                      <w:rFonts w:ascii="MS Gothic" w:eastAsia="MS Gothic" w:hAnsi="MS Gothic" w:cs="MS Gothic" w:hint="eastAsia"/>
                    </w:rPr>
                    <m:t>*</m:t>
                  </m:r>
                  <m:r>
                    <w:rPr>
                      <w:rFonts w:ascii="Cambria Math"/>
                    </w:rPr>
                    <m:t xml:space="preserve">x </m:t>
                  </m:r>
                  <m:d>
                    <m:dPr>
                      <m:ctrlPr>
                        <w:rPr>
                          <w:rFonts w:ascii="Cambria Math" w:hAnsi="Cambria Math"/>
                          <w:i/>
                        </w:rPr>
                      </m:ctrlPr>
                    </m:dPr>
                    <m:e>
                      <m:r>
                        <w:rPr>
                          <w:rFonts w:ascii="Cambria Math"/>
                        </w:rPr>
                        <m:t xml:space="preserve"> </m:t>
                      </m:r>
                      <m:r>
                        <w:rPr>
                          <w:rFonts w:ascii="Cambria Math" w:hint="eastAsia"/>
                        </w:rPr>
                        <m:t>x</m:t>
                      </m:r>
                      <m:r>
                        <w:rPr>
                          <w:rFonts w:ascii="Cambria Math"/>
                        </w:rPr>
                        <m:t>≤</m:t>
                      </m:r>
                      <m:r>
                        <w:rPr>
                          <w:rFonts w:ascii="Cambria Math"/>
                        </w:rPr>
                        <m:t>30m</m:t>
                      </m:r>
                    </m:e>
                  </m:d>
                  <m:r>
                    <w:rPr>
                      <w:rFonts w:ascii="Cambria Math"/>
                    </w:rPr>
                    <m:t xml:space="preserve">   </m:t>
                  </m:r>
                  <m:sSup>
                    <m:sSupPr>
                      <m:ctrlPr>
                        <w:rPr>
                          <w:rFonts w:ascii="Cambria Math" w:hAnsi="Cambria Math"/>
                          <w:i/>
                        </w:rPr>
                      </m:ctrlPr>
                    </m:sSupPr>
                    <m:e>
                      <m:r>
                        <w:rPr>
                          <w:rFonts w:ascii="Cambria Math"/>
                        </w:rPr>
                        <m:t>R</m:t>
                      </m:r>
                    </m:e>
                    <m:sup>
                      <m:r>
                        <w:rPr>
                          <w:rFonts w:ascii="Cambria Math"/>
                        </w:rPr>
                        <m:t>2</m:t>
                      </m:r>
                    </m:sup>
                  </m:sSup>
                  <m:r>
                    <w:rPr>
                      <w:rFonts w:ascii="Cambria Math"/>
                    </w:rPr>
                    <m:t>=</m:t>
                  </m:r>
                  <m:r>
                    <m:rPr>
                      <m:sty m:val="p"/>
                    </m:rPr>
                    <w:rPr>
                      <w:rFonts w:ascii="Cambria Math" w:hAnsi="Cambria Math" w:hint="eastAsia"/>
                    </w:rPr>
                    <m:t>0.</m:t>
                  </m:r>
                  <m:r>
                    <m:rPr>
                      <m:sty m:val="p"/>
                    </m:rPr>
                    <w:rPr>
                      <w:rFonts w:ascii="Cambria Math" w:hAnsi="Cambria Math"/>
                    </w:rPr>
                    <m:t>929</m:t>
                  </m:r>
                </m:e>
              </m:eqArr>
            </m:e>
          </m:d>
        </m:oMath>
      </m:oMathPara>
    </w:p>
    <w:p w14:paraId="291DA363" w14:textId="77777777" w:rsidR="00C64CD2" w:rsidRDefault="00C64CD2" w:rsidP="00C64CD2">
      <w:pPr>
        <w:spacing w:line="480" w:lineRule="auto"/>
        <w:rPr>
          <w:rFonts w:ascii="宋体" w:eastAsia="宋体" w:hAnsi="宋体"/>
          <w:sz w:val="21"/>
        </w:rPr>
      </w:pPr>
      <w:r>
        <w:rPr>
          <w:rFonts w:ascii="宋体" w:eastAsia="宋体" w:hAnsi="宋体" w:hint="eastAsia"/>
          <w:sz w:val="21"/>
        </w:rPr>
        <w:t>其中：Z为反演水深，x为B算法计算值</w:t>
      </w:r>
    </w:p>
    <w:p w14:paraId="3DA917DE" w14:textId="0978B3B8" w:rsidR="00006AAD" w:rsidRPr="00006AAD" w:rsidRDefault="00C64CD2" w:rsidP="00006AAD">
      <w:pPr>
        <w:spacing w:line="480" w:lineRule="auto"/>
        <w:rPr>
          <w:ins w:id="764" w:author="周 强" w:date="2021-09-14T11:28:00Z"/>
          <w:rFonts w:ascii="宋体" w:eastAsia="宋体" w:hAnsi="宋体"/>
          <w:sz w:val="21"/>
          <w:rPrChange w:id="765" w:author="周 强" w:date="2021-09-14T11:28:00Z">
            <w:rPr>
              <w:ins w:id="766" w:author="周 强" w:date="2021-09-14T11:28:00Z"/>
              <w:rFonts w:eastAsia="宋体"/>
              <w:szCs w:val="20"/>
            </w:rPr>
          </w:rPrChange>
        </w:rPr>
      </w:pPr>
      <w:del w:id="767" w:author="周 强" w:date="2021-09-14T11:28:00Z">
        <w:r w:rsidDel="00006AAD">
          <w:rPr>
            <w:rFonts w:ascii="宋体" w:eastAsia="宋体" w:hAnsi="宋体" w:hint="eastAsia"/>
            <w:sz w:val="21"/>
          </w:rPr>
          <w:delText>经过分区反演和边界异常像元的均值滤波处理后，</w:delText>
        </w:r>
      </w:del>
      <w:ins w:id="768" w:author="周 强" w:date="2021-09-14T11:28:00Z">
        <w:r w:rsidR="00006AAD">
          <w:rPr>
            <w:rFonts w:ascii="宋体" w:eastAsia="宋体" w:hAnsi="宋体" w:hint="eastAsia"/>
            <w:sz w:val="21"/>
          </w:rPr>
          <w:t>同无分区水深反演方法相比，</w:t>
        </w:r>
      </w:ins>
      <w:ins w:id="769" w:author="周 强" w:date="2021-09-14T11:31:00Z">
        <w:r w:rsidR="00300871">
          <w:rPr>
            <w:rFonts w:ascii="宋体" w:eastAsia="宋体" w:hAnsi="宋体" w:hint="eastAsia"/>
            <w:sz w:val="21"/>
          </w:rPr>
          <w:t>我们的方法</w:t>
        </w:r>
      </w:ins>
      <w:ins w:id="770" w:author="周 强" w:date="2021-09-14T11:29:00Z">
        <w:r w:rsidR="00006AAD">
          <w:rPr>
            <w:rFonts w:ascii="宋体" w:eastAsia="宋体" w:hAnsi="宋体" w:hint="eastAsia"/>
            <w:sz w:val="21"/>
          </w:rPr>
          <w:t>性能显著提升</w:t>
        </w:r>
      </w:ins>
      <w:ins w:id="771" w:author="周 强" w:date="2021-09-14T11:31:00Z">
        <w:r w:rsidR="00300871">
          <w:rPr>
            <w:rFonts w:ascii="宋体" w:eastAsia="宋体" w:hAnsi="宋体" w:hint="eastAsia"/>
            <w:sz w:val="21"/>
          </w:rPr>
          <w:t>：</w:t>
        </w:r>
      </w:ins>
      <w:ins w:id="772" w:author="周 强" w:date="2021-09-14T11:28:00Z">
        <w:r w:rsidR="00006AAD">
          <w:rPr>
            <w:rFonts w:ascii="宋体" w:eastAsia="宋体" w:hAnsi="宋体" w:hint="eastAsia"/>
            <w:sz w:val="21"/>
          </w:rPr>
          <w:t>平均相对误差下降了5</w:t>
        </w:r>
        <w:r w:rsidR="00006AAD">
          <w:rPr>
            <w:rFonts w:ascii="宋体" w:eastAsia="宋体" w:hAnsi="宋体"/>
            <w:sz w:val="21"/>
          </w:rPr>
          <w:t>0</w:t>
        </w:r>
        <w:r w:rsidR="00006AAD">
          <w:rPr>
            <w:rFonts w:ascii="宋体" w:eastAsia="宋体" w:hAnsi="宋体" w:hint="eastAsia"/>
            <w:sz w:val="21"/>
          </w:rPr>
          <w:t>%。在小于3</w:t>
        </w:r>
        <w:r w:rsidR="00006AAD">
          <w:rPr>
            <w:rFonts w:ascii="宋体" w:eastAsia="宋体" w:hAnsi="宋体"/>
            <w:sz w:val="21"/>
          </w:rPr>
          <w:t>0</w:t>
        </w:r>
        <w:r w:rsidR="00006AAD">
          <w:rPr>
            <w:rFonts w:ascii="宋体" w:eastAsia="宋体" w:hAnsi="宋体" w:hint="eastAsia"/>
            <w:sz w:val="21"/>
          </w:rPr>
          <w:t>m的水深区间分布更加集中，误差最大可以减少2</w:t>
        </w:r>
        <w:r w:rsidR="00006AAD">
          <w:rPr>
            <w:rFonts w:ascii="宋体" w:eastAsia="宋体" w:hAnsi="宋体"/>
            <w:sz w:val="21"/>
          </w:rPr>
          <w:t>0</w:t>
        </w:r>
        <w:r w:rsidR="00006AAD">
          <w:rPr>
            <w:rFonts w:ascii="宋体" w:eastAsia="宋体" w:hAnsi="宋体" w:hint="eastAsia"/>
            <w:sz w:val="21"/>
          </w:rPr>
          <w:t>%。</w:t>
        </w:r>
      </w:ins>
    </w:p>
    <w:p w14:paraId="7111CEF9" w14:textId="4184A10B" w:rsidR="00C64CD2" w:rsidDel="00006AAD" w:rsidRDefault="00300871" w:rsidP="00006AAD">
      <w:pPr>
        <w:spacing w:line="480" w:lineRule="auto"/>
        <w:ind w:firstLineChars="200" w:firstLine="436"/>
        <w:rPr>
          <w:del w:id="773" w:author="周 强" w:date="2021-09-14T11:28:00Z"/>
          <w:rFonts w:ascii="宋体" w:eastAsia="宋体" w:hAnsi="宋体"/>
          <w:sz w:val="21"/>
        </w:rPr>
      </w:pPr>
      <w:ins w:id="774" w:author="周 强" w:date="2021-09-14T11:35:00Z">
        <w:r>
          <w:rPr>
            <w:rFonts w:ascii="宋体" w:eastAsia="宋体" w:hAnsi="宋体" w:hint="eastAsia"/>
            <w:sz w:val="21"/>
          </w:rPr>
          <w:t>目前的主流水深探测方法各有利弊，</w:t>
        </w:r>
      </w:ins>
      <w:ins w:id="775" w:author="周 强" w:date="2021-09-14T11:36:00Z">
        <w:r>
          <w:rPr>
            <w:rFonts w:ascii="宋体" w:eastAsia="宋体" w:hAnsi="宋体" w:hint="eastAsia"/>
            <w:sz w:val="21"/>
          </w:rPr>
          <w:t>无法广泛应用于各个场景，尤其是在不同水深的探测</w:t>
        </w:r>
      </w:ins>
      <w:ins w:id="776" w:author="周 强" w:date="2021-09-14T11:37:00Z">
        <w:r>
          <w:rPr>
            <w:rFonts w:ascii="宋体" w:eastAsia="宋体" w:hAnsi="宋体" w:hint="eastAsia"/>
            <w:sz w:val="21"/>
          </w:rPr>
          <w:t>误差</w:t>
        </w:r>
      </w:ins>
      <w:ins w:id="777" w:author="周 强" w:date="2021-09-14T11:36:00Z">
        <w:r>
          <w:rPr>
            <w:rFonts w:ascii="宋体" w:eastAsia="宋体" w:hAnsi="宋体" w:hint="eastAsia"/>
            <w:sz w:val="21"/>
          </w:rPr>
          <w:t>较大，异常点较多。未来进一步的工作可以聚焦于如何识别并剔除异常点以及</w:t>
        </w:r>
      </w:ins>
      <w:ins w:id="778" w:author="周 强" w:date="2021-09-14T11:37:00Z">
        <w:r>
          <w:rPr>
            <w:rFonts w:ascii="宋体" w:eastAsia="宋体" w:hAnsi="宋体" w:hint="eastAsia"/>
            <w:sz w:val="21"/>
          </w:rPr>
          <w:t>进一步减小误差。</w:t>
        </w:r>
      </w:ins>
      <w:del w:id="779" w:author="周 强" w:date="2021-09-14T11:28:00Z">
        <w:r w:rsidR="00C64CD2" w:rsidDel="00006AAD">
          <w:rPr>
            <w:rFonts w:ascii="宋体" w:eastAsia="宋体" w:hAnsi="宋体" w:hint="eastAsia"/>
            <w:sz w:val="21"/>
          </w:rPr>
          <w:delText>平均绝对误差为0</w:delText>
        </w:r>
        <w:r w:rsidR="00C64CD2" w:rsidDel="00006AAD">
          <w:rPr>
            <w:rFonts w:ascii="宋体" w:eastAsia="宋体" w:hAnsi="宋体"/>
            <w:sz w:val="21"/>
          </w:rPr>
          <w:delText>.88</w:delText>
        </w:r>
        <w:r w:rsidR="00C64CD2" w:rsidDel="00006AAD">
          <w:rPr>
            <w:rFonts w:ascii="宋体" w:eastAsia="宋体" w:hAnsi="宋体" w:hint="eastAsia"/>
            <w:sz w:val="21"/>
          </w:rPr>
          <w:delText>m，平均相对误差为</w:delText>
        </w:r>
        <w:r w:rsidR="00C64CD2" w:rsidDel="00006AAD">
          <w:rPr>
            <w:rFonts w:ascii="宋体" w:eastAsia="宋体" w:hAnsi="宋体"/>
            <w:sz w:val="21"/>
          </w:rPr>
          <w:delText>3.12</w:delText>
        </w:r>
        <w:r w:rsidR="00C64CD2" w:rsidDel="00006AAD">
          <w:rPr>
            <w:rFonts w:ascii="宋体" w:eastAsia="宋体" w:hAnsi="宋体" w:hint="eastAsia"/>
            <w:sz w:val="21"/>
          </w:rPr>
          <w:delText>%，处于可接受范围内。</w:delText>
        </w:r>
      </w:del>
    </w:p>
    <w:bookmarkEnd w:id="763"/>
    <w:p w14:paraId="533E27A2" w14:textId="77777777" w:rsidR="00C64CD2" w:rsidRDefault="00C64CD2" w:rsidP="00006AAD">
      <w:pPr>
        <w:spacing w:line="480" w:lineRule="auto"/>
        <w:rPr>
          <w:kern w:val="0"/>
          <w:sz w:val="18"/>
        </w:rPr>
      </w:pPr>
    </w:p>
    <w:p w14:paraId="12835163" w14:textId="77777777" w:rsidR="00C64CD2" w:rsidDel="00535393" w:rsidRDefault="00C64CD2" w:rsidP="00C64CD2">
      <w:pPr>
        <w:spacing w:line="480" w:lineRule="auto"/>
        <w:ind w:firstLine="0"/>
        <w:rPr>
          <w:del w:id="780" w:author="闫 凯嘉" w:date="2021-09-13T09:25:00Z"/>
          <w:rFonts w:ascii="宋体" w:eastAsia="宋体" w:hAnsi="宋体"/>
          <w:b/>
          <w:bCs/>
          <w:sz w:val="21"/>
        </w:rPr>
      </w:pPr>
      <w:r>
        <w:rPr>
          <w:rFonts w:ascii="宋体" w:eastAsia="宋体" w:hAnsi="宋体" w:hint="eastAsia"/>
          <w:b/>
          <w:bCs/>
          <w:sz w:val="21"/>
        </w:rPr>
        <w:t>参考文献</w:t>
      </w:r>
      <w:r>
        <w:rPr>
          <w:rFonts w:ascii="宋体" w:eastAsia="宋体" w:hAnsi="宋体"/>
          <w:b/>
          <w:bCs/>
          <w:sz w:val="21"/>
        </w:rPr>
        <w:t>(References)</w:t>
      </w:r>
      <w:proofErr w:type="spellStart"/>
    </w:p>
    <w:p w14:paraId="52D60D25" w14:textId="77777777" w:rsidR="00C64CD2" w:rsidDel="00871784" w:rsidRDefault="00C64CD2">
      <w:pPr>
        <w:spacing w:line="480" w:lineRule="auto"/>
        <w:ind w:firstLine="0"/>
        <w:rPr>
          <w:del w:id="781" w:author="闫 凯嘉" w:date="2021-09-13T09:26:00Z"/>
          <w:bCs/>
        </w:rPr>
        <w:pPrChange w:id="782" w:author="闫 凯嘉" w:date="2021-09-13T09:25:00Z">
          <w:pPr>
            <w:pStyle w:val="ae"/>
            <w:numPr>
              <w:numId w:val="2"/>
            </w:numPr>
            <w:tabs>
              <w:tab w:val="num" w:pos="360"/>
              <w:tab w:val="num" w:pos="720"/>
            </w:tabs>
            <w:spacing w:line="480" w:lineRule="auto"/>
            <w:ind w:left="720" w:firstLineChars="0" w:hanging="720"/>
          </w:pPr>
        </w:pPrChange>
      </w:pPr>
      <w:ins w:id="783" w:author="闫 凯嘉" w:date="2021-09-13T09:20:00Z">
        <w:r>
          <w:rPr>
            <w:rFonts w:hint="eastAsia"/>
          </w:rPr>
          <w:t>Baidu</w:t>
        </w:r>
        <w:r>
          <w:t>B</w:t>
        </w:r>
        <w:r>
          <w:rPr>
            <w:rFonts w:hint="eastAsia"/>
          </w:rPr>
          <w:t>aike</w:t>
        </w:r>
        <w:proofErr w:type="spellEnd"/>
        <w:r>
          <w:t>, 2021</w:t>
        </w:r>
      </w:ins>
      <w:ins w:id="784" w:author="闫 凯嘉" w:date="2021-09-13T09:21:00Z">
        <w:r>
          <w:t xml:space="preserve">. </w:t>
        </w:r>
        <w:proofErr w:type="spellStart"/>
        <w:r w:rsidRPr="0082481C">
          <w:t>Niululing</w:t>
        </w:r>
        <w:proofErr w:type="spellEnd"/>
        <w:r w:rsidRPr="0082481C">
          <w:t xml:space="preserve"> Reservoir</w:t>
        </w:r>
      </w:ins>
      <w:ins w:id="785" w:author="闫 凯嘉" w:date="2021-09-13T09:22:00Z">
        <w:r w:rsidRPr="0082481C">
          <w:t>[</w:t>
        </w:r>
        <w:r>
          <w:t>D</w:t>
        </w:r>
        <w:r w:rsidRPr="0082481C">
          <w:t>B/OL]</w:t>
        </w:r>
        <w:r>
          <w:t xml:space="preserve">. </w:t>
        </w:r>
        <w:r w:rsidRPr="0082481C">
          <w:t>[20</w:t>
        </w:r>
      </w:ins>
      <w:ins w:id="786" w:author="闫 凯嘉" w:date="2021-09-13T09:23:00Z">
        <w:r>
          <w:t>21</w:t>
        </w:r>
      </w:ins>
      <w:ins w:id="787" w:author="闫 凯嘉" w:date="2021-09-13T09:22:00Z">
        <w:r w:rsidRPr="0082481C">
          <w:t>-0</w:t>
        </w:r>
      </w:ins>
      <w:ins w:id="788" w:author="闫 凯嘉" w:date="2021-09-13T09:23:00Z">
        <w:r>
          <w:t>9</w:t>
        </w:r>
      </w:ins>
      <w:ins w:id="789" w:author="闫 凯嘉" w:date="2021-09-13T09:22:00Z">
        <w:r w:rsidRPr="0082481C">
          <w:t>-</w:t>
        </w:r>
      </w:ins>
      <w:ins w:id="790" w:author="闫 凯嘉" w:date="2021-09-13T09:23:00Z">
        <w:r>
          <w:t>13</w:t>
        </w:r>
      </w:ins>
      <w:ins w:id="791" w:author="闫 凯嘉" w:date="2021-09-13T09:22:00Z">
        <w:r w:rsidRPr="0082481C">
          <w:t>].</w:t>
        </w:r>
      </w:ins>
      <w:ins w:id="792" w:author="闫 凯嘉" w:date="2021-09-13T09:23:00Z">
        <w:r w:rsidRPr="0082481C">
          <w:t xml:space="preserve"> </w:t>
        </w:r>
      </w:ins>
      <w:ins w:id="793" w:author="闫 凯嘉" w:date="2021-09-13T09:38:00Z">
        <w:r>
          <w:rPr>
            <w:rFonts w:eastAsia="宋体"/>
            <w:sz w:val="21"/>
          </w:rPr>
          <w:fldChar w:fldCharType="begin"/>
        </w:r>
        <w:r>
          <w:rPr>
            <w:rFonts w:eastAsia="宋体"/>
            <w:sz w:val="21"/>
          </w:rPr>
          <w:instrText xml:space="preserve"> </w:instrText>
        </w:r>
        <w:r>
          <w:rPr>
            <w:rFonts w:eastAsia="宋体" w:hint="eastAsia"/>
            <w:sz w:val="21"/>
          </w:rPr>
          <w:instrText>HYPERLINK "</w:instrText>
        </w:r>
      </w:ins>
      <w:ins w:id="794" w:author="闫 凯嘉" w:date="2021-09-13T09:23:00Z">
        <w:r w:rsidRPr="00881AC1">
          <w:rPr>
            <w:rPrChange w:id="795" w:author="闫 凯嘉" w:date="2021-09-13T09:38:00Z">
              <w:rPr>
                <w:rStyle w:val="ac"/>
                <w:rFonts w:eastAsia="宋体"/>
                <w:sz w:val="21"/>
              </w:rPr>
            </w:rPrChange>
          </w:rPr>
          <w:instrText>https://baike.baidu.com/item/</w:instrText>
        </w:r>
      </w:ins>
      <w:ins w:id="796" w:author="闫 凯嘉" w:date="2021-09-13T09:38:00Z">
        <w:r w:rsidRPr="00881AC1">
          <w:rPr>
            <w:rPrChange w:id="797" w:author="闫 凯嘉" w:date="2021-09-13T09:38:00Z">
              <w:rPr>
                <w:rStyle w:val="ac"/>
                <w:rFonts w:eastAsia="宋体"/>
                <w:sz w:val="21"/>
              </w:rPr>
            </w:rPrChange>
          </w:rPr>
          <w:instrText>(</w:instrText>
        </w:r>
      </w:ins>
      <w:r w:rsidRPr="00881AC1">
        <w:rPr>
          <w:rFonts w:hint="eastAsia"/>
          <w:rPrChange w:id="798" w:author="闫 凯嘉" w:date="2021-09-13T09:38:00Z">
            <w:rPr>
              <w:rStyle w:val="ac"/>
              <w:rFonts w:eastAsia="宋体" w:hint="eastAsia"/>
              <w:sz w:val="21"/>
            </w:rPr>
          </w:rPrChange>
        </w:rPr>
        <w:instrText>百度百科</w:instrText>
      </w:r>
      <w:ins w:id="799" w:author="闫 凯嘉" w:date="2021-09-13T09:38:00Z">
        <w:r>
          <w:rPr>
            <w:rFonts w:eastAsia="宋体" w:hint="eastAsia"/>
            <w:sz w:val="21"/>
          </w:rPr>
          <w:instrText>"</w:instrText>
        </w:r>
        <w:r>
          <w:rPr>
            <w:rFonts w:eastAsia="宋体"/>
            <w:sz w:val="21"/>
          </w:rPr>
          <w:instrText xml:space="preserve"> </w:instrText>
        </w:r>
        <w:r>
          <w:rPr>
            <w:rFonts w:eastAsia="宋体"/>
            <w:sz w:val="21"/>
          </w:rPr>
          <w:fldChar w:fldCharType="separate"/>
        </w:r>
      </w:ins>
      <w:ins w:id="800" w:author="闫 凯嘉" w:date="2021-09-13T09:23:00Z">
        <w:r w:rsidRPr="00881AC1">
          <w:rPr>
            <w:rStyle w:val="ac"/>
            <w:rFonts w:eastAsia="宋体" w:hint="eastAsia"/>
            <w:sz w:val="21"/>
          </w:rPr>
          <w:t>https://baike.baidu.com/item/</w:t>
        </w:r>
      </w:ins>
      <w:ins w:id="801" w:author="闫 凯嘉" w:date="2021-09-13T09:38:00Z">
        <w:r w:rsidRPr="00881AC1">
          <w:rPr>
            <w:rStyle w:val="ac"/>
            <w:rFonts w:eastAsia="宋体"/>
            <w:sz w:val="21"/>
          </w:rPr>
          <w:t>(</w:t>
        </w:r>
      </w:ins>
      <w:r w:rsidRPr="00881AC1">
        <w:rPr>
          <w:rStyle w:val="ac"/>
          <w:rFonts w:eastAsia="宋体" w:hint="eastAsia"/>
          <w:sz w:val="21"/>
        </w:rPr>
        <w:t>百度百科</w:t>
      </w:r>
      <w:ins w:id="802" w:author="闫 凯嘉" w:date="2021-09-13T09:38:00Z">
        <w:r>
          <w:rPr>
            <w:rFonts w:eastAsia="宋体"/>
            <w:sz w:val="21"/>
          </w:rPr>
          <w:fldChar w:fldCharType="end"/>
        </w:r>
      </w:ins>
      <w:r>
        <w:rPr>
          <w:rFonts w:hint="eastAsia"/>
        </w:rPr>
        <w:t>.</w:t>
      </w:r>
      <w:ins w:id="803" w:author="闫 凯嘉" w:date="2021-09-13T09:24:00Z">
        <w:r>
          <w:t xml:space="preserve"> 2021</w:t>
        </w:r>
      </w:ins>
      <w:ins w:id="804" w:author="闫 凯嘉" w:date="2021-09-13T09:39:00Z">
        <w:r>
          <w:t>.</w:t>
        </w:r>
      </w:ins>
      <w:r>
        <w:rPr>
          <w:rFonts w:hint="eastAsia"/>
        </w:rPr>
        <w:t xml:space="preserve"> </w:t>
      </w:r>
      <w:r>
        <w:rPr>
          <w:rFonts w:hint="eastAsia"/>
        </w:rPr>
        <w:t>牛路岭水库</w:t>
      </w:r>
      <w:ins w:id="805" w:author="闫 凯嘉" w:date="2021-09-13T09:24:00Z">
        <w:r>
          <w:rPr>
            <w:rFonts w:hint="eastAsia"/>
          </w:rPr>
          <w:t>[</w:t>
        </w:r>
        <w:r>
          <w:t>DB/OL]</w:t>
        </w:r>
      </w:ins>
      <w:r>
        <w:rPr>
          <w:rFonts w:hint="eastAsia"/>
        </w:rPr>
        <w:t xml:space="preserve">. </w:t>
      </w:r>
      <w:ins w:id="806" w:author="闫 凯嘉" w:date="2021-09-13T09:25:00Z">
        <w:r w:rsidRPr="0082481C">
          <w:t>[20</w:t>
        </w:r>
        <w:r>
          <w:t>21</w:t>
        </w:r>
        <w:r w:rsidRPr="0082481C">
          <w:t>-0</w:t>
        </w:r>
        <w:r>
          <w:t>9</w:t>
        </w:r>
        <w:r w:rsidRPr="0082481C">
          <w:t>-</w:t>
        </w:r>
        <w:r>
          <w:t>13</w:t>
        </w:r>
        <w:r w:rsidRPr="0082481C">
          <w:t xml:space="preserve">]. </w:t>
        </w:r>
      </w:ins>
      <w:r>
        <w:fldChar w:fldCharType="begin"/>
      </w:r>
      <w:r>
        <w:instrText xml:space="preserve"> HYPERLINK "https://baike.baidu.com/item/" </w:instrText>
      </w:r>
      <w:r>
        <w:fldChar w:fldCharType="separate"/>
      </w:r>
      <w:r>
        <w:rPr>
          <w:rStyle w:val="ac"/>
          <w:rFonts w:eastAsia="宋体" w:hint="eastAsia"/>
          <w:sz w:val="21"/>
        </w:rPr>
        <w:t>https://baike.baidu.com/item/</w:t>
      </w:r>
      <w:r>
        <w:rPr>
          <w:rStyle w:val="ac"/>
          <w:rFonts w:eastAsia="宋体"/>
          <w:sz w:val="21"/>
        </w:rPr>
        <w:fldChar w:fldCharType="end"/>
      </w:r>
      <w:ins w:id="807" w:author="闫 凯嘉" w:date="2021-09-13T09:38:00Z">
        <w:r>
          <w:rPr>
            <w:rStyle w:val="ac"/>
            <w:rFonts w:eastAsia="宋体"/>
            <w:sz w:val="21"/>
          </w:rPr>
          <w:t>)</w:t>
        </w:r>
      </w:ins>
    </w:p>
    <w:p w14:paraId="78C31789" w14:textId="77777777" w:rsidR="00C64CD2" w:rsidRDefault="00C64CD2">
      <w:pPr>
        <w:spacing w:line="480" w:lineRule="auto"/>
        <w:ind w:firstLine="0"/>
        <w:rPr>
          <w:bCs/>
        </w:rPr>
        <w:pPrChange w:id="808" w:author="闫 凯嘉" w:date="2021-09-13T09:27:00Z">
          <w:pPr>
            <w:pStyle w:val="ae"/>
            <w:numPr>
              <w:numId w:val="2"/>
            </w:numPr>
            <w:tabs>
              <w:tab w:val="num" w:pos="360"/>
              <w:tab w:val="num" w:pos="720"/>
            </w:tabs>
            <w:spacing w:line="480" w:lineRule="auto"/>
            <w:ind w:left="720" w:firstLineChars="0" w:hanging="720"/>
          </w:pPr>
        </w:pPrChange>
      </w:pPr>
      <w:del w:id="809" w:author="闫 凯嘉" w:date="2021-09-13T09:16:00Z">
        <w:r w:rsidDel="007E5150">
          <w:rPr>
            <w:rFonts w:hint="eastAsia"/>
          </w:rPr>
          <w:delText xml:space="preserve"> </w:delText>
        </w:r>
      </w:del>
      <w:del w:id="810" w:author="闫 凯嘉" w:date="2021-09-13T09:26:00Z">
        <w:r w:rsidDel="00D94E87">
          <w:rPr>
            <w:rFonts w:hint="eastAsia"/>
          </w:rPr>
          <w:delText xml:space="preserve">Hinton G E, Srivastava N and Krizhevsky A. 2004. Improving neural networks by preventing co-adaptation of feature detectors. </w:delText>
        </w:r>
      </w:del>
    </w:p>
    <w:p w14:paraId="6F6ACD77" w14:textId="77777777" w:rsidR="00C64CD2" w:rsidRDefault="00C64CD2" w:rsidP="00C64CD2">
      <w:pPr>
        <w:pStyle w:val="ae"/>
        <w:spacing w:line="480" w:lineRule="auto"/>
        <w:ind w:firstLineChars="0" w:firstLine="0"/>
        <w:rPr>
          <w:ins w:id="811" w:author="闫 凯嘉" w:date="2021-09-13T10:33:00Z"/>
          <w:rFonts w:eastAsia="宋体"/>
          <w:bCs/>
          <w:sz w:val="21"/>
        </w:rPr>
      </w:pPr>
      <w:del w:id="812" w:author="闫 凯嘉" w:date="2021-09-13T09:37:00Z">
        <w:r w:rsidDel="00204AB4">
          <w:rPr>
            <w:rFonts w:eastAsia="宋体" w:hint="eastAsia"/>
            <w:bCs/>
            <w:sz w:val="21"/>
          </w:rPr>
          <w:delText>符传君</w:delText>
        </w:r>
        <w:r w:rsidDel="00204AB4">
          <w:rPr>
            <w:rFonts w:eastAsia="宋体" w:hint="eastAsia"/>
            <w:bCs/>
            <w:sz w:val="21"/>
          </w:rPr>
          <w:delText xml:space="preserve">. </w:delText>
        </w:r>
        <w:r w:rsidDel="00204AB4">
          <w:rPr>
            <w:rFonts w:eastAsia="宋体" w:hint="eastAsia"/>
            <w:bCs/>
            <w:sz w:val="21"/>
          </w:rPr>
          <w:delText>海南省水资源调查评价</w:delText>
        </w:r>
        <w:r w:rsidDel="00204AB4">
          <w:rPr>
            <w:rFonts w:eastAsia="宋体" w:hint="eastAsia"/>
            <w:bCs/>
            <w:sz w:val="21"/>
          </w:rPr>
          <w:delText xml:space="preserve">[M]. </w:delText>
        </w:r>
        <w:r w:rsidDel="00204AB4">
          <w:rPr>
            <w:rFonts w:eastAsia="宋体" w:hint="eastAsia"/>
            <w:bCs/>
            <w:sz w:val="21"/>
          </w:rPr>
          <w:delText>中国水利水</w:delText>
        </w:r>
        <w:r w:rsidDel="00204AB4">
          <w:rPr>
            <w:rFonts w:eastAsia="宋体" w:hint="eastAsia"/>
            <w:bCs/>
            <w:sz w:val="21"/>
          </w:rPr>
          <w:lastRenderedPageBreak/>
          <w:delText>电出版社</w:delText>
        </w:r>
      </w:del>
      <w:del w:id="813" w:author="闫 凯嘉" w:date="2021-09-13T09:36:00Z">
        <w:r w:rsidDel="00204AB4">
          <w:rPr>
            <w:rFonts w:eastAsia="宋体" w:hint="eastAsia"/>
            <w:bCs/>
            <w:sz w:val="21"/>
          </w:rPr>
          <w:delText>, 2011</w:delText>
        </w:r>
      </w:del>
      <w:ins w:id="814" w:author="闫 凯嘉" w:date="2021-09-13T09:35:00Z">
        <w:r>
          <w:rPr>
            <w:rFonts w:eastAsia="宋体"/>
            <w:bCs/>
            <w:sz w:val="21"/>
          </w:rPr>
          <w:t>Fu C J</w:t>
        </w:r>
        <w:r w:rsidRPr="00204AB4">
          <w:rPr>
            <w:rFonts w:eastAsia="宋体" w:hint="eastAsia"/>
            <w:bCs/>
            <w:sz w:val="21"/>
          </w:rPr>
          <w:t>. 201</w:t>
        </w:r>
      </w:ins>
      <w:ins w:id="815" w:author="闫 凯嘉" w:date="2021-09-13T09:36:00Z">
        <w:r>
          <w:rPr>
            <w:rFonts w:eastAsia="宋体"/>
            <w:bCs/>
            <w:sz w:val="21"/>
          </w:rPr>
          <w:t>1</w:t>
        </w:r>
      </w:ins>
      <w:ins w:id="816" w:author="闫 凯嘉" w:date="2021-09-13T09:35:00Z">
        <w:r w:rsidRPr="00204AB4">
          <w:rPr>
            <w:rFonts w:eastAsia="宋体" w:hint="eastAsia"/>
            <w:bCs/>
            <w:sz w:val="21"/>
          </w:rPr>
          <w:t xml:space="preserve">. </w:t>
        </w:r>
      </w:ins>
      <w:ins w:id="817" w:author="闫 凯嘉" w:date="2021-09-13T09:36:00Z">
        <w:r w:rsidRPr="00204AB4">
          <w:rPr>
            <w:rFonts w:eastAsia="宋体"/>
            <w:bCs/>
            <w:sz w:val="21"/>
          </w:rPr>
          <w:t>Investigation and Evaluation of Water Resources in Hainan Province</w:t>
        </w:r>
      </w:ins>
      <w:ins w:id="818" w:author="闫 凯嘉" w:date="2021-09-13T09:35:00Z">
        <w:r w:rsidRPr="00204AB4">
          <w:rPr>
            <w:rFonts w:eastAsia="宋体" w:hint="eastAsia"/>
            <w:bCs/>
            <w:sz w:val="21"/>
          </w:rPr>
          <w:t xml:space="preserve">. Beijing: </w:t>
        </w:r>
      </w:ins>
      <w:ins w:id="819" w:author="闫 凯嘉" w:date="2021-09-13T09:38:00Z">
        <w:r w:rsidRPr="00FA5210">
          <w:rPr>
            <w:rFonts w:eastAsia="宋体"/>
            <w:bCs/>
            <w:sz w:val="21"/>
          </w:rPr>
          <w:t>China Water Conservancy and Hydropower Press</w:t>
        </w:r>
      </w:ins>
      <w:ins w:id="820" w:author="闫 凯嘉" w:date="2021-09-13T09:35:00Z">
        <w:r w:rsidRPr="00204AB4">
          <w:rPr>
            <w:rFonts w:eastAsia="宋体" w:hint="eastAsia"/>
            <w:bCs/>
            <w:sz w:val="21"/>
          </w:rPr>
          <w:t xml:space="preserve"> (</w:t>
        </w:r>
      </w:ins>
      <w:ins w:id="821" w:author="闫 凯嘉" w:date="2021-09-13T09:37:00Z">
        <w:r>
          <w:rPr>
            <w:rFonts w:eastAsia="宋体" w:hint="eastAsia"/>
            <w:bCs/>
            <w:sz w:val="21"/>
          </w:rPr>
          <w:t>符传君</w:t>
        </w:r>
        <w:r>
          <w:rPr>
            <w:rFonts w:eastAsia="宋体" w:hint="eastAsia"/>
            <w:bCs/>
            <w:sz w:val="21"/>
          </w:rPr>
          <w:t xml:space="preserve">. </w:t>
        </w:r>
        <w:r>
          <w:rPr>
            <w:rFonts w:eastAsia="宋体"/>
            <w:bCs/>
            <w:sz w:val="21"/>
          </w:rPr>
          <w:t xml:space="preserve">2021. </w:t>
        </w:r>
        <w:r>
          <w:rPr>
            <w:rFonts w:eastAsia="宋体" w:hint="eastAsia"/>
            <w:bCs/>
            <w:sz w:val="21"/>
          </w:rPr>
          <w:t>海南省水资源调查评价</w:t>
        </w:r>
        <w:r>
          <w:rPr>
            <w:rFonts w:eastAsia="宋体" w:hint="eastAsia"/>
            <w:bCs/>
            <w:sz w:val="21"/>
          </w:rPr>
          <w:t xml:space="preserve">[M]. </w:t>
        </w:r>
        <w:r>
          <w:rPr>
            <w:rFonts w:eastAsia="宋体" w:hint="eastAsia"/>
            <w:bCs/>
            <w:sz w:val="21"/>
          </w:rPr>
          <w:t>北京：中国水利水电出版社</w:t>
        </w:r>
      </w:ins>
      <w:ins w:id="822" w:author="闫 凯嘉" w:date="2021-09-13T09:35:00Z">
        <w:r w:rsidRPr="00204AB4">
          <w:rPr>
            <w:rFonts w:eastAsia="宋体" w:hint="eastAsia"/>
            <w:bCs/>
            <w:sz w:val="21"/>
          </w:rPr>
          <w:t>)</w:t>
        </w:r>
      </w:ins>
    </w:p>
    <w:p w14:paraId="6F59413E" w14:textId="77777777" w:rsidR="00C64CD2" w:rsidRDefault="00C64CD2">
      <w:pPr>
        <w:pStyle w:val="ae"/>
        <w:spacing w:line="480" w:lineRule="auto"/>
        <w:ind w:firstLineChars="0" w:firstLine="0"/>
        <w:rPr>
          <w:rFonts w:eastAsia="宋体"/>
          <w:bCs/>
          <w:sz w:val="21"/>
        </w:rPr>
        <w:pPrChange w:id="823" w:author="闫 凯嘉" w:date="2021-09-13T09:16:00Z">
          <w:pPr>
            <w:pStyle w:val="ae"/>
            <w:numPr>
              <w:numId w:val="2"/>
            </w:numPr>
            <w:tabs>
              <w:tab w:val="num" w:pos="360"/>
              <w:tab w:val="num" w:pos="720"/>
            </w:tabs>
            <w:spacing w:line="480" w:lineRule="auto"/>
            <w:ind w:left="720" w:firstLineChars="0" w:hanging="720"/>
          </w:pPr>
        </w:pPrChange>
      </w:pPr>
      <w:ins w:id="824" w:author="闫 凯嘉" w:date="2021-09-13T10:33:00Z">
        <w:r w:rsidRPr="00D94E87">
          <w:t>Hinton G E</w:t>
        </w:r>
        <w:r>
          <w:t xml:space="preserve">, </w:t>
        </w:r>
        <w:r w:rsidRPr="00D94E87">
          <w:t xml:space="preserve">Srivastava N </w:t>
        </w:r>
        <w:r>
          <w:t xml:space="preserve">and </w:t>
        </w:r>
        <w:proofErr w:type="spellStart"/>
        <w:r w:rsidRPr="00D94E87">
          <w:t>Krizhevsky</w:t>
        </w:r>
        <w:proofErr w:type="spellEnd"/>
        <w:r w:rsidRPr="00D94E87">
          <w:t xml:space="preserve"> A. Improving neural networks by preventing co-adaptation of feature detectors[J]. Computer Science,3(4):212-223</w:t>
        </w:r>
        <w:r w:rsidRPr="008A60A5">
          <w:t>[DOI:</w:t>
        </w:r>
        <w:r>
          <w:t>1</w:t>
        </w:r>
        <w:r w:rsidRPr="008A60A5">
          <w:t>0.9774/GLEAF.978-1-909493-38-4_2]</w:t>
        </w:r>
      </w:ins>
    </w:p>
    <w:p w14:paraId="4E28E0D5" w14:textId="77777777" w:rsidR="00C64CD2" w:rsidRDefault="00C64CD2">
      <w:pPr>
        <w:pStyle w:val="ae"/>
        <w:spacing w:line="480" w:lineRule="auto"/>
        <w:ind w:firstLineChars="0" w:firstLine="0"/>
        <w:rPr>
          <w:rFonts w:eastAsia="宋体"/>
          <w:bCs/>
          <w:sz w:val="21"/>
        </w:rPr>
        <w:pPrChange w:id="825" w:author="闫 凯嘉" w:date="2021-09-13T09:16:00Z">
          <w:pPr>
            <w:pStyle w:val="ae"/>
            <w:numPr>
              <w:numId w:val="2"/>
            </w:numPr>
            <w:tabs>
              <w:tab w:val="num" w:pos="360"/>
              <w:tab w:val="num" w:pos="720"/>
            </w:tabs>
            <w:spacing w:line="480" w:lineRule="auto"/>
            <w:ind w:left="720" w:firstLineChars="0" w:hanging="720"/>
          </w:pPr>
        </w:pPrChange>
      </w:pPr>
      <w:del w:id="826" w:author="闫 凯嘉" w:date="2021-09-13T09:16:00Z">
        <w:r w:rsidDel="007E5150">
          <w:rPr>
            <w:rFonts w:eastAsia="宋体" w:hint="eastAsia"/>
            <w:bCs/>
            <w:sz w:val="21"/>
          </w:rPr>
          <w:delText xml:space="preserve"> </w:delText>
        </w:r>
      </w:del>
      <w:del w:id="827" w:author="闫 凯嘉" w:date="2021-09-13T09:42:00Z">
        <w:r w:rsidDel="00E56BE1">
          <w:rPr>
            <w:rFonts w:eastAsia="宋体" w:hint="eastAsia"/>
            <w:bCs/>
            <w:sz w:val="21"/>
          </w:rPr>
          <w:delText>海南省水务厅</w:delText>
        </w:r>
        <w:r w:rsidDel="00E56BE1">
          <w:rPr>
            <w:rFonts w:eastAsia="宋体" w:hint="eastAsia"/>
            <w:bCs/>
            <w:sz w:val="21"/>
          </w:rPr>
          <w:delText>. 2011</w:delText>
        </w:r>
        <w:r w:rsidDel="00E56BE1">
          <w:rPr>
            <w:rFonts w:eastAsia="宋体" w:hint="eastAsia"/>
            <w:bCs/>
            <w:sz w:val="21"/>
          </w:rPr>
          <w:delText>年海南省水资源公报</w:delText>
        </w:r>
      </w:del>
      <w:del w:id="828" w:author="闫 凯嘉" w:date="2021-09-13T09:40:00Z">
        <w:r w:rsidDel="009433CF">
          <w:rPr>
            <w:rFonts w:eastAsia="宋体" w:hint="eastAsia"/>
            <w:bCs/>
            <w:sz w:val="21"/>
          </w:rPr>
          <w:delText>[EB/OL]</w:delText>
        </w:r>
      </w:del>
      <w:del w:id="829" w:author="闫 凯嘉" w:date="2021-09-13T09:42:00Z">
        <w:r w:rsidDel="00E56BE1">
          <w:rPr>
            <w:rFonts w:eastAsia="宋体" w:hint="eastAsia"/>
            <w:bCs/>
            <w:sz w:val="21"/>
          </w:rPr>
          <w:delText xml:space="preserve">. </w:delText>
        </w:r>
      </w:del>
      <w:del w:id="830" w:author="闫 凯嘉" w:date="2021-09-13T09:41:00Z">
        <w:r w:rsidDel="00E56BE1">
          <w:rPr>
            <w:rFonts w:eastAsia="宋体" w:hint="eastAsia"/>
            <w:bCs/>
            <w:sz w:val="21"/>
          </w:rPr>
          <w:delText>海南省水务厅</w:delText>
        </w:r>
      </w:del>
      <w:del w:id="831" w:author="闫 凯嘉" w:date="2021-09-13T09:42:00Z">
        <w:r w:rsidDel="00E56BE1">
          <w:rPr>
            <w:rFonts w:eastAsia="宋体" w:hint="eastAsia"/>
            <w:bCs/>
            <w:sz w:val="21"/>
          </w:rPr>
          <w:delText>，</w:delText>
        </w:r>
      </w:del>
      <w:del w:id="832" w:author="闫 凯嘉" w:date="2021-09-13T09:40:00Z">
        <w:r w:rsidDel="009433CF">
          <w:rPr>
            <w:rFonts w:eastAsia="宋体" w:hint="eastAsia"/>
            <w:bCs/>
            <w:sz w:val="21"/>
          </w:rPr>
          <w:delText>2011</w:delText>
        </w:r>
      </w:del>
      <w:del w:id="833" w:author="闫 凯嘉" w:date="2021-09-13T09:42:00Z">
        <w:r w:rsidDel="00E56BE1">
          <w:rPr>
            <w:rFonts w:eastAsia="宋体" w:hint="eastAsia"/>
            <w:bCs/>
            <w:sz w:val="21"/>
          </w:rPr>
          <w:delText>. http://web.hainan.gov.cn/sswt/1801/201501/3b7f1f3c092047a5bb4f20ef4766cc03.shtml</w:delText>
        </w:r>
      </w:del>
      <w:ins w:id="834" w:author="闫 凯嘉" w:date="2021-09-13T09:40:00Z">
        <w:r w:rsidRPr="009433CF">
          <w:t xml:space="preserve">Hainan </w:t>
        </w:r>
        <w:proofErr w:type="spellStart"/>
        <w:r w:rsidRPr="009433CF">
          <w:t>rovincial</w:t>
        </w:r>
        <w:proofErr w:type="spellEnd"/>
        <w:r w:rsidRPr="009433CF">
          <w:t xml:space="preserve"> Water Affairs Department</w:t>
        </w:r>
      </w:ins>
      <w:ins w:id="835" w:author="闫 凯嘉" w:date="2021-09-13T09:39:00Z">
        <w:r>
          <w:t xml:space="preserve">, 2021. </w:t>
        </w:r>
      </w:ins>
      <w:ins w:id="836" w:author="闫 凯嘉" w:date="2021-09-13T09:41:00Z">
        <w:r w:rsidRPr="00E56BE1">
          <w:t>2011 Hainan Water Resources</w:t>
        </w:r>
      </w:ins>
      <w:ins w:id="837" w:author="闫 凯嘉" w:date="2021-09-13T09:42:00Z">
        <w:r>
          <w:t xml:space="preserve"> </w:t>
        </w:r>
      </w:ins>
      <w:ins w:id="838" w:author="闫 凯嘉" w:date="2021-09-13T09:41:00Z">
        <w:r w:rsidRPr="00E56BE1">
          <w:t>Bulletin</w:t>
        </w:r>
      </w:ins>
      <w:ins w:id="839" w:author="闫 凯嘉" w:date="2021-09-13T09:39:00Z">
        <w:r w:rsidRPr="0082481C">
          <w:t>[</w:t>
        </w:r>
        <w:r>
          <w:t>D</w:t>
        </w:r>
        <w:r w:rsidRPr="0082481C">
          <w:t>B/OL]</w:t>
        </w:r>
        <w:r>
          <w:t>.</w:t>
        </w:r>
      </w:ins>
      <w:ins w:id="840" w:author="闫 凯嘉" w:date="2021-09-13T09:42:00Z">
        <w:r>
          <w:t xml:space="preserve"> </w:t>
        </w:r>
      </w:ins>
      <w:ins w:id="841" w:author="闫 凯嘉" w:date="2021-09-13T09:39:00Z">
        <w:r w:rsidRPr="0082481C">
          <w:t>[20</w:t>
        </w:r>
        <w:r>
          <w:t>21</w:t>
        </w:r>
        <w:r w:rsidRPr="0082481C">
          <w:t>-0</w:t>
        </w:r>
        <w:r>
          <w:t>9</w:t>
        </w:r>
        <w:r w:rsidRPr="0082481C">
          <w:t>-</w:t>
        </w:r>
        <w:r>
          <w:t>13</w:t>
        </w:r>
        <w:r w:rsidRPr="0082481C">
          <w:t>].</w:t>
        </w:r>
      </w:ins>
      <w:ins w:id="842" w:author="闫 凯嘉" w:date="2021-09-13T09:43:00Z">
        <w:r>
          <w:rPr>
            <w:rFonts w:eastAsia="宋体"/>
            <w:sz w:val="21"/>
          </w:rPr>
          <w:fldChar w:fldCharType="begin"/>
        </w:r>
        <w:r>
          <w:rPr>
            <w:rFonts w:eastAsia="宋体"/>
            <w:sz w:val="21"/>
          </w:rPr>
          <w:instrText xml:space="preserve"> </w:instrText>
        </w:r>
        <w:r>
          <w:rPr>
            <w:rFonts w:eastAsia="宋体" w:hint="eastAsia"/>
            <w:sz w:val="21"/>
          </w:rPr>
          <w:instrText>HYPERLINK "</w:instrText>
        </w:r>
      </w:ins>
      <w:ins w:id="843" w:author="闫 凯嘉" w:date="2021-09-13T09:39:00Z">
        <w:r w:rsidRPr="00E56BE1">
          <w:rPr>
            <w:rPrChange w:id="844" w:author="闫 凯嘉" w:date="2021-09-13T09:43:00Z">
              <w:rPr>
                <w:rStyle w:val="ac"/>
                <w:rFonts w:eastAsia="宋体"/>
                <w:sz w:val="21"/>
              </w:rPr>
            </w:rPrChange>
          </w:rPr>
          <w:instrText>https://baike.baidu.com/item/(</w:instrText>
        </w:r>
      </w:ins>
      <w:ins w:id="845" w:author="闫 凯嘉" w:date="2021-09-13T09:43:00Z">
        <w:r>
          <w:rPr>
            <w:rFonts w:eastAsia="宋体" w:hint="eastAsia"/>
            <w:sz w:val="21"/>
          </w:rPr>
          <w:instrText>"</w:instrText>
        </w:r>
        <w:r>
          <w:rPr>
            <w:rFonts w:eastAsia="宋体"/>
            <w:sz w:val="21"/>
          </w:rPr>
          <w:instrText xml:space="preserve"> </w:instrText>
        </w:r>
        <w:r>
          <w:rPr>
            <w:rFonts w:eastAsia="宋体"/>
            <w:sz w:val="21"/>
          </w:rPr>
          <w:fldChar w:fldCharType="separate"/>
        </w:r>
        <w:r w:rsidRPr="00E56BE1">
          <w:rPr>
            <w:rFonts w:eastAsia="宋体" w:hint="eastAsia"/>
            <w:bCs/>
            <w:sz w:val="21"/>
          </w:rPr>
          <w:t xml:space="preserve"> </w:t>
        </w:r>
        <w:r>
          <w:rPr>
            <w:rFonts w:eastAsia="宋体" w:hint="eastAsia"/>
            <w:bCs/>
            <w:sz w:val="21"/>
          </w:rPr>
          <w:t>http://web.hainan.gov.cn/sswt/1801/201501/3b7f1f3c092047a5bb4f20ef4766cc03.shtml</w:t>
        </w:r>
        <w:r w:rsidRPr="00E56BE1">
          <w:rPr>
            <w:rStyle w:val="ac"/>
            <w:rFonts w:eastAsia="宋体"/>
            <w:sz w:val="21"/>
          </w:rPr>
          <w:t xml:space="preserve"> </w:t>
        </w:r>
      </w:ins>
      <w:ins w:id="846" w:author="闫 凯嘉" w:date="2021-09-13T09:39:00Z">
        <w:r w:rsidRPr="00E56BE1">
          <w:rPr>
            <w:rStyle w:val="ac"/>
            <w:rFonts w:eastAsia="宋体"/>
            <w:sz w:val="21"/>
          </w:rPr>
          <w:t>(</w:t>
        </w:r>
      </w:ins>
      <w:ins w:id="847" w:author="闫 凯嘉" w:date="2021-09-13T09:43:00Z">
        <w:r>
          <w:rPr>
            <w:rFonts w:eastAsia="宋体"/>
            <w:sz w:val="21"/>
          </w:rPr>
          <w:fldChar w:fldCharType="end"/>
        </w:r>
        <w:r>
          <w:rPr>
            <w:rFonts w:eastAsia="宋体" w:hint="eastAsia"/>
            <w:bCs/>
            <w:sz w:val="21"/>
          </w:rPr>
          <w:t>海南省水务厅</w:t>
        </w:r>
        <w:r>
          <w:rPr>
            <w:rFonts w:eastAsia="宋体" w:hint="eastAsia"/>
            <w:bCs/>
            <w:sz w:val="21"/>
          </w:rPr>
          <w:t xml:space="preserve">. </w:t>
        </w:r>
        <w:r>
          <w:rPr>
            <w:rFonts w:eastAsia="宋体"/>
            <w:bCs/>
            <w:sz w:val="21"/>
          </w:rPr>
          <w:t xml:space="preserve">2011. </w:t>
        </w:r>
        <w:r>
          <w:rPr>
            <w:rFonts w:eastAsia="宋体" w:hint="eastAsia"/>
            <w:bCs/>
            <w:sz w:val="21"/>
          </w:rPr>
          <w:t>2011</w:t>
        </w:r>
        <w:r>
          <w:rPr>
            <w:rFonts w:eastAsia="宋体" w:hint="eastAsia"/>
            <w:bCs/>
            <w:sz w:val="21"/>
          </w:rPr>
          <w:t>年海南省水资源公报</w:t>
        </w:r>
        <w:r>
          <w:rPr>
            <w:rFonts w:eastAsia="宋体" w:hint="eastAsia"/>
            <w:bCs/>
            <w:sz w:val="21"/>
          </w:rPr>
          <w:t>. [EB/OL]</w:t>
        </w:r>
        <w:r>
          <w:rPr>
            <w:rFonts w:eastAsia="宋体" w:hint="eastAsia"/>
            <w:bCs/>
            <w:sz w:val="21"/>
          </w:rPr>
          <w:t>，</w:t>
        </w:r>
        <w:r w:rsidRPr="0082481C">
          <w:t>[20</w:t>
        </w:r>
        <w:r>
          <w:t>21</w:t>
        </w:r>
        <w:r w:rsidRPr="0082481C">
          <w:t>-0</w:t>
        </w:r>
        <w:r>
          <w:t>9</w:t>
        </w:r>
        <w:r w:rsidRPr="0082481C">
          <w:t>-</w:t>
        </w:r>
        <w:r>
          <w:t>13</w:t>
        </w:r>
        <w:r w:rsidRPr="0082481C">
          <w:t>]</w:t>
        </w:r>
        <w:r>
          <w:rPr>
            <w:rFonts w:eastAsia="宋体" w:hint="eastAsia"/>
            <w:bCs/>
            <w:sz w:val="21"/>
          </w:rPr>
          <w:t>. http://web.hainan.gov.cn/sswt/1801/201501/3b7f1f3c092047a5bb4f20ef4766cc03.shtml</w:t>
        </w:r>
        <w:r>
          <w:rPr>
            <w:rFonts w:eastAsia="宋体"/>
            <w:bCs/>
            <w:sz w:val="21"/>
          </w:rPr>
          <w:t>)</w:t>
        </w:r>
      </w:ins>
    </w:p>
    <w:p w14:paraId="11462838" w14:textId="77777777" w:rsidR="00C64CD2" w:rsidRDefault="00C64CD2">
      <w:pPr>
        <w:pStyle w:val="ae"/>
        <w:spacing w:line="480" w:lineRule="auto"/>
        <w:ind w:firstLineChars="0" w:firstLine="0"/>
        <w:rPr>
          <w:rFonts w:eastAsia="宋体"/>
          <w:bCs/>
          <w:sz w:val="21"/>
        </w:rPr>
        <w:pPrChange w:id="848" w:author="闫 凯嘉" w:date="2021-09-13T09:16:00Z">
          <w:pPr>
            <w:pStyle w:val="ae"/>
            <w:numPr>
              <w:numId w:val="2"/>
            </w:numPr>
            <w:tabs>
              <w:tab w:val="num" w:pos="360"/>
              <w:tab w:val="num" w:pos="720"/>
            </w:tabs>
            <w:spacing w:line="480" w:lineRule="auto"/>
            <w:ind w:left="720" w:firstLineChars="0" w:hanging="720"/>
          </w:pPr>
        </w:pPrChange>
      </w:pPr>
      <w:proofErr w:type="spellStart"/>
      <w:r>
        <w:rPr>
          <w:rFonts w:eastAsia="宋体"/>
          <w:sz w:val="21"/>
        </w:rPr>
        <w:t>Jagalingam</w:t>
      </w:r>
      <w:proofErr w:type="spellEnd"/>
      <w:r>
        <w:rPr>
          <w:rFonts w:eastAsia="宋体"/>
          <w:sz w:val="21"/>
        </w:rPr>
        <w:t xml:space="preserve"> </w:t>
      </w:r>
      <w:proofErr w:type="spellStart"/>
      <w:r>
        <w:rPr>
          <w:rFonts w:eastAsia="宋体"/>
          <w:sz w:val="21"/>
        </w:rPr>
        <w:t>Pushparaj</w:t>
      </w:r>
      <w:proofErr w:type="spellEnd"/>
      <w:r>
        <w:rPr>
          <w:rFonts w:eastAsia="宋体"/>
          <w:sz w:val="21"/>
        </w:rPr>
        <w:t xml:space="preserve"> and </w:t>
      </w:r>
      <w:proofErr w:type="spellStart"/>
      <w:r>
        <w:rPr>
          <w:rFonts w:eastAsia="宋体"/>
          <w:sz w:val="21"/>
        </w:rPr>
        <w:t>Arkal</w:t>
      </w:r>
      <w:proofErr w:type="spellEnd"/>
      <w:r>
        <w:rPr>
          <w:rFonts w:eastAsia="宋体"/>
          <w:sz w:val="21"/>
        </w:rPr>
        <w:t xml:space="preserve"> </w:t>
      </w:r>
      <w:proofErr w:type="spellStart"/>
      <w:r>
        <w:rPr>
          <w:rFonts w:eastAsia="宋体"/>
          <w:sz w:val="21"/>
        </w:rPr>
        <w:t>Vittal</w:t>
      </w:r>
      <w:proofErr w:type="spellEnd"/>
      <w:r>
        <w:rPr>
          <w:rFonts w:eastAsia="宋体"/>
          <w:sz w:val="21"/>
        </w:rPr>
        <w:t xml:space="preserve"> Hegde. </w:t>
      </w:r>
      <w:ins w:id="849" w:author="闫 凯嘉" w:date="2021-09-13T09:45:00Z">
        <w:r>
          <w:rPr>
            <w:rFonts w:eastAsia="宋体"/>
            <w:sz w:val="21"/>
          </w:rPr>
          <w:t xml:space="preserve">2017. </w:t>
        </w:r>
      </w:ins>
      <w:r>
        <w:rPr>
          <w:rFonts w:eastAsia="宋体"/>
          <w:sz w:val="21"/>
        </w:rPr>
        <w:t xml:space="preserve">Estimation of bathymetry along the coast of </w:t>
      </w:r>
      <w:proofErr w:type="spellStart"/>
      <w:r>
        <w:rPr>
          <w:rFonts w:eastAsia="宋体"/>
          <w:sz w:val="21"/>
        </w:rPr>
        <w:t>Mangaluru</w:t>
      </w:r>
      <w:proofErr w:type="spellEnd"/>
      <w:r>
        <w:rPr>
          <w:rFonts w:eastAsia="宋体"/>
          <w:sz w:val="21"/>
        </w:rPr>
        <w:t xml:space="preserve"> using Landsat-8 imagery[J]. The International Journal of Ocean and Climate Systems, </w:t>
      </w:r>
      <w:del w:id="850" w:author="闫 凯嘉" w:date="2021-09-13T09:45:00Z">
        <w:r w:rsidDel="00822A74">
          <w:rPr>
            <w:rFonts w:eastAsia="宋体"/>
            <w:sz w:val="21"/>
          </w:rPr>
          <w:delText xml:space="preserve">2017, </w:delText>
        </w:r>
      </w:del>
      <w:r>
        <w:rPr>
          <w:rFonts w:eastAsia="宋体"/>
          <w:sz w:val="21"/>
        </w:rPr>
        <w:t>8(2) : 71-83.</w:t>
      </w:r>
      <w:ins w:id="851" w:author="闫 凯嘉" w:date="2021-09-13T09:45:00Z">
        <w:r w:rsidRPr="00822A74">
          <w:t xml:space="preserve"> </w:t>
        </w:r>
        <w:r w:rsidRPr="008A60A5">
          <w:t>[DOI:</w:t>
        </w:r>
      </w:ins>
      <w:ins w:id="852" w:author="闫 凯嘉" w:date="2021-09-13T09:46:00Z">
        <w:r w:rsidRPr="00822A74">
          <w:t xml:space="preserve"> 10.1177/1759313116679672</w:t>
        </w:r>
      </w:ins>
      <w:ins w:id="853" w:author="闫 凯嘉" w:date="2021-09-13T09:45:00Z">
        <w:r w:rsidRPr="008A60A5">
          <w:t>]</w:t>
        </w:r>
      </w:ins>
    </w:p>
    <w:p w14:paraId="4B81A1D8" w14:textId="77777777" w:rsidR="00C64CD2" w:rsidRDefault="00C64CD2">
      <w:pPr>
        <w:pStyle w:val="ae"/>
        <w:spacing w:line="480" w:lineRule="auto"/>
        <w:ind w:firstLineChars="0" w:firstLine="0"/>
        <w:rPr>
          <w:rFonts w:eastAsia="宋体"/>
          <w:sz w:val="21"/>
        </w:rPr>
        <w:pPrChange w:id="854" w:author="闫 凯嘉" w:date="2021-09-13T09:16:00Z">
          <w:pPr>
            <w:pStyle w:val="ae"/>
            <w:numPr>
              <w:numId w:val="2"/>
            </w:numPr>
            <w:tabs>
              <w:tab w:val="num" w:pos="360"/>
              <w:tab w:val="num" w:pos="720"/>
            </w:tabs>
            <w:spacing w:line="480" w:lineRule="auto"/>
            <w:ind w:left="720" w:firstLineChars="0" w:hanging="720"/>
          </w:pPr>
        </w:pPrChange>
      </w:pPr>
      <w:r>
        <w:rPr>
          <w:rFonts w:eastAsia="宋体"/>
          <w:sz w:val="21"/>
        </w:rPr>
        <w:t xml:space="preserve">JERLOV N G . </w:t>
      </w:r>
      <w:ins w:id="855" w:author="闫 凯嘉" w:date="2021-09-13T09:47:00Z">
        <w:r>
          <w:rPr>
            <w:rFonts w:eastAsia="宋体"/>
            <w:sz w:val="21"/>
          </w:rPr>
          <w:t xml:space="preserve">1976. </w:t>
        </w:r>
      </w:ins>
      <w:r>
        <w:rPr>
          <w:rFonts w:eastAsia="宋体"/>
          <w:sz w:val="21"/>
        </w:rPr>
        <w:t>Marine Optics[M]. Amsterdam:</w:t>
      </w:r>
      <w:ins w:id="856" w:author="闫 凯嘉" w:date="2021-09-13T09:47:00Z">
        <w:r>
          <w:rPr>
            <w:rFonts w:eastAsia="宋体"/>
            <w:sz w:val="21"/>
          </w:rPr>
          <w:t xml:space="preserve"> </w:t>
        </w:r>
      </w:ins>
      <w:r>
        <w:rPr>
          <w:rFonts w:eastAsia="宋体"/>
          <w:sz w:val="21"/>
        </w:rPr>
        <w:t>Elsevier Scientific</w:t>
      </w:r>
      <w:del w:id="857" w:author="闫 凯嘉" w:date="2021-09-13T09:47:00Z">
        <w:r w:rsidDel="00822A74">
          <w:rPr>
            <w:rFonts w:eastAsia="宋体"/>
            <w:sz w:val="21"/>
          </w:rPr>
          <w:delText>,1976.</w:delText>
        </w:r>
      </w:del>
    </w:p>
    <w:p w14:paraId="472AA978" w14:textId="77777777" w:rsidR="00C64CD2" w:rsidRDefault="00C64CD2">
      <w:pPr>
        <w:pStyle w:val="ae"/>
        <w:spacing w:line="480" w:lineRule="auto"/>
        <w:ind w:firstLineChars="0" w:firstLine="0"/>
        <w:rPr>
          <w:rFonts w:eastAsia="宋体"/>
          <w:bCs/>
          <w:sz w:val="21"/>
        </w:rPr>
        <w:pPrChange w:id="858" w:author="闫 凯嘉" w:date="2021-09-13T09:16:00Z">
          <w:pPr>
            <w:pStyle w:val="ae"/>
            <w:numPr>
              <w:numId w:val="2"/>
            </w:numPr>
            <w:tabs>
              <w:tab w:val="num" w:pos="360"/>
              <w:tab w:val="num" w:pos="720"/>
            </w:tabs>
            <w:spacing w:line="480" w:lineRule="auto"/>
            <w:ind w:left="720" w:firstLineChars="0" w:hanging="720"/>
          </w:pPr>
        </w:pPrChange>
      </w:pPr>
      <w:bookmarkStart w:id="859" w:name="_Hlk82419736"/>
      <w:del w:id="860" w:author="闫 凯嘉" w:date="2021-09-13T09:52:00Z">
        <w:r w:rsidDel="005D2C7F">
          <w:rPr>
            <w:rFonts w:eastAsia="宋体" w:hint="eastAsia"/>
            <w:sz w:val="21"/>
          </w:rPr>
          <w:delText>李成秀</w:delText>
        </w:r>
        <w:r w:rsidDel="005D2C7F">
          <w:rPr>
            <w:rFonts w:eastAsia="宋体" w:hint="eastAsia"/>
            <w:sz w:val="21"/>
          </w:rPr>
          <w:delText xml:space="preserve">. </w:delText>
        </w:r>
        <w:r w:rsidDel="005D2C7F">
          <w:rPr>
            <w:rFonts w:eastAsia="宋体" w:hint="eastAsia"/>
            <w:sz w:val="21"/>
          </w:rPr>
          <w:delText>基于遥感技术的青海湖水深定量反演研究</w:delText>
        </w:r>
        <w:r w:rsidDel="005D2C7F">
          <w:rPr>
            <w:rFonts w:eastAsia="宋体" w:hint="eastAsia"/>
            <w:sz w:val="21"/>
          </w:rPr>
          <w:delText>[D].</w:delText>
        </w:r>
        <w:r w:rsidDel="005D2C7F">
          <w:rPr>
            <w:rFonts w:eastAsia="宋体" w:hint="eastAsia"/>
            <w:sz w:val="21"/>
          </w:rPr>
          <w:delText>青海师范大学</w:delText>
        </w:r>
        <w:r w:rsidDel="005D2C7F">
          <w:rPr>
            <w:rFonts w:eastAsia="宋体" w:hint="eastAsia"/>
            <w:sz w:val="21"/>
          </w:rPr>
          <w:delText>,2016</w:delText>
        </w:r>
      </w:del>
      <w:ins w:id="861" w:author="闫 凯嘉" w:date="2021-09-13T09:50:00Z">
        <w:r>
          <w:rPr>
            <w:rFonts w:eastAsia="宋体" w:hint="eastAsia"/>
            <w:sz w:val="21"/>
          </w:rPr>
          <w:t>L</w:t>
        </w:r>
        <w:r>
          <w:rPr>
            <w:rFonts w:eastAsia="宋体"/>
            <w:sz w:val="21"/>
          </w:rPr>
          <w:t>i C X. 2016.</w:t>
        </w:r>
        <w:r w:rsidRPr="004B4BFB">
          <w:rPr>
            <w:rFonts w:eastAsia="宋体" w:hint="eastAsia"/>
            <w:sz w:val="21"/>
          </w:rPr>
          <w:t xml:space="preserve"> </w:t>
        </w:r>
      </w:ins>
      <w:ins w:id="862" w:author="闫 凯嘉" w:date="2021-09-13T09:51:00Z">
        <w:r w:rsidRPr="004B4BFB">
          <w:rPr>
            <w:rFonts w:eastAsia="宋体"/>
            <w:sz w:val="21"/>
          </w:rPr>
          <w:t>Research on Quantitative Inversion of Qinghai Lake Water Depth Based on Remote Sensing Technology</w:t>
        </w:r>
      </w:ins>
      <w:ins w:id="863" w:author="闫 凯嘉" w:date="2021-09-13T09:50:00Z">
        <w:r w:rsidRPr="004B4BFB">
          <w:rPr>
            <w:rFonts w:eastAsia="宋体" w:hint="eastAsia"/>
            <w:sz w:val="21"/>
          </w:rPr>
          <w:t xml:space="preserve">. </w:t>
        </w:r>
      </w:ins>
      <w:ins w:id="864" w:author="闫 凯嘉" w:date="2021-09-13T09:51:00Z">
        <w:r>
          <w:rPr>
            <w:rFonts w:eastAsia="宋体"/>
            <w:sz w:val="21"/>
          </w:rPr>
          <w:t>Q</w:t>
        </w:r>
        <w:r>
          <w:rPr>
            <w:rFonts w:eastAsia="宋体" w:hint="eastAsia"/>
            <w:sz w:val="21"/>
          </w:rPr>
          <w:t>ing</w:t>
        </w:r>
      </w:ins>
      <w:ins w:id="865" w:author="闫 凯嘉" w:date="2021-09-13T09:50:00Z">
        <w:r w:rsidRPr="004B4BFB">
          <w:rPr>
            <w:rFonts w:eastAsia="宋体" w:hint="eastAsia"/>
            <w:sz w:val="21"/>
          </w:rPr>
          <w:t xml:space="preserve">hai: </w:t>
        </w:r>
      </w:ins>
      <w:ins w:id="866" w:author="闫 凯嘉" w:date="2021-09-13T09:52:00Z">
        <w:r w:rsidRPr="005D2C7F">
          <w:rPr>
            <w:rFonts w:eastAsia="宋体"/>
            <w:sz w:val="21"/>
          </w:rPr>
          <w:t>Qinghai Normal University</w:t>
        </w:r>
      </w:ins>
      <w:ins w:id="867" w:author="闫 凯嘉" w:date="2021-09-13T09:50:00Z">
        <w:r w:rsidRPr="004B4BFB">
          <w:rPr>
            <w:rFonts w:eastAsia="宋体" w:hint="eastAsia"/>
            <w:sz w:val="21"/>
          </w:rPr>
          <w:t xml:space="preserve"> (</w:t>
        </w:r>
      </w:ins>
      <w:ins w:id="868" w:author="闫 凯嘉" w:date="2021-09-13T09:52:00Z">
        <w:r>
          <w:rPr>
            <w:rFonts w:eastAsia="宋体" w:hint="eastAsia"/>
            <w:sz w:val="21"/>
          </w:rPr>
          <w:t>李成秀</w:t>
        </w:r>
      </w:ins>
      <w:ins w:id="869" w:author="闫 凯嘉" w:date="2021-09-13T09:50:00Z">
        <w:r w:rsidRPr="004B4BFB">
          <w:rPr>
            <w:rFonts w:eastAsia="宋体" w:hint="eastAsia"/>
            <w:sz w:val="21"/>
          </w:rPr>
          <w:t>. 201</w:t>
        </w:r>
      </w:ins>
      <w:ins w:id="870" w:author="闫 凯嘉" w:date="2021-09-13T09:52:00Z">
        <w:r>
          <w:rPr>
            <w:rFonts w:eastAsia="宋体"/>
            <w:sz w:val="21"/>
          </w:rPr>
          <w:t>6</w:t>
        </w:r>
      </w:ins>
      <w:ins w:id="871" w:author="闫 凯嘉" w:date="2021-09-13T09:50:00Z">
        <w:r w:rsidRPr="004B4BFB">
          <w:rPr>
            <w:rFonts w:eastAsia="宋体" w:hint="eastAsia"/>
            <w:sz w:val="21"/>
          </w:rPr>
          <w:t xml:space="preserve">. </w:t>
        </w:r>
      </w:ins>
      <w:ins w:id="872" w:author="闫 凯嘉" w:date="2021-09-13T09:52:00Z">
        <w:r>
          <w:rPr>
            <w:rFonts w:eastAsia="宋体" w:hint="eastAsia"/>
            <w:sz w:val="21"/>
          </w:rPr>
          <w:t>基于遥感技术的青海湖水深定量反演研究</w:t>
        </w:r>
      </w:ins>
      <w:ins w:id="873" w:author="闫 凯嘉" w:date="2021-09-13T09:50:00Z">
        <w:r w:rsidRPr="004B4BFB">
          <w:rPr>
            <w:rFonts w:eastAsia="宋体" w:hint="eastAsia"/>
            <w:sz w:val="21"/>
          </w:rPr>
          <w:t xml:space="preserve">. </w:t>
        </w:r>
      </w:ins>
      <w:ins w:id="874" w:author="闫 凯嘉" w:date="2021-09-13T09:52:00Z">
        <w:r>
          <w:rPr>
            <w:rFonts w:eastAsia="宋体" w:hint="eastAsia"/>
            <w:sz w:val="21"/>
          </w:rPr>
          <w:t>青海</w:t>
        </w:r>
      </w:ins>
      <w:ins w:id="875" w:author="闫 凯嘉" w:date="2021-09-13T09:50:00Z">
        <w:r w:rsidRPr="004B4BFB">
          <w:rPr>
            <w:rFonts w:eastAsia="宋体" w:hint="eastAsia"/>
            <w:sz w:val="21"/>
          </w:rPr>
          <w:t xml:space="preserve">: </w:t>
        </w:r>
      </w:ins>
      <w:ins w:id="876" w:author="闫 凯嘉" w:date="2021-09-13T09:52:00Z">
        <w:r>
          <w:rPr>
            <w:rFonts w:eastAsia="宋体" w:hint="eastAsia"/>
            <w:sz w:val="21"/>
          </w:rPr>
          <w:t>青海</w:t>
        </w:r>
      </w:ins>
      <w:ins w:id="877" w:author="闫 凯嘉" w:date="2021-09-13T09:50:00Z">
        <w:r w:rsidRPr="004B4BFB">
          <w:rPr>
            <w:rFonts w:eastAsia="宋体" w:hint="eastAsia"/>
            <w:sz w:val="21"/>
          </w:rPr>
          <w:t>师范大学</w:t>
        </w:r>
        <w:r w:rsidRPr="004B4BFB">
          <w:rPr>
            <w:rFonts w:eastAsia="宋体" w:hint="eastAsia"/>
            <w:sz w:val="21"/>
          </w:rPr>
          <w:t>)</w:t>
        </w:r>
      </w:ins>
    </w:p>
    <w:bookmarkEnd w:id="859"/>
    <w:p w14:paraId="4AB43DCE" w14:textId="77777777" w:rsidR="00C64CD2" w:rsidRDefault="00C64CD2">
      <w:pPr>
        <w:pStyle w:val="ae"/>
        <w:spacing w:line="480" w:lineRule="auto"/>
        <w:ind w:firstLineChars="0" w:firstLine="0"/>
        <w:rPr>
          <w:rFonts w:eastAsia="宋体"/>
          <w:bCs/>
          <w:sz w:val="21"/>
        </w:rPr>
        <w:pPrChange w:id="878" w:author="闫 凯嘉" w:date="2021-09-13T09:16:00Z">
          <w:pPr>
            <w:pStyle w:val="ae"/>
            <w:numPr>
              <w:numId w:val="2"/>
            </w:numPr>
            <w:tabs>
              <w:tab w:val="num" w:pos="360"/>
              <w:tab w:val="num" w:pos="720"/>
            </w:tabs>
            <w:spacing w:line="480" w:lineRule="auto"/>
            <w:ind w:left="720" w:firstLineChars="0" w:hanging="720"/>
          </w:pPr>
        </w:pPrChange>
      </w:pPr>
      <w:del w:id="879" w:author="闫 凯嘉" w:date="2021-09-13T09:57:00Z">
        <w:r w:rsidDel="00364B67">
          <w:rPr>
            <w:rFonts w:eastAsia="宋体" w:hint="eastAsia"/>
            <w:sz w:val="21"/>
          </w:rPr>
          <w:delText>李畅游</w:delText>
        </w:r>
        <w:r w:rsidDel="00364B67">
          <w:rPr>
            <w:rFonts w:eastAsia="宋体" w:hint="eastAsia"/>
            <w:sz w:val="21"/>
          </w:rPr>
          <w:delText>,</w:delText>
        </w:r>
        <w:r w:rsidDel="00364B67">
          <w:rPr>
            <w:rFonts w:eastAsia="宋体" w:hint="eastAsia"/>
            <w:sz w:val="21"/>
          </w:rPr>
          <w:delText>孙标</w:delText>
        </w:r>
        <w:r w:rsidDel="00364B67">
          <w:rPr>
            <w:rFonts w:eastAsia="宋体" w:hint="eastAsia"/>
            <w:sz w:val="21"/>
          </w:rPr>
          <w:delText>,</w:delText>
        </w:r>
        <w:r w:rsidDel="00364B67">
          <w:rPr>
            <w:rFonts w:eastAsia="宋体" w:hint="eastAsia"/>
            <w:sz w:val="21"/>
          </w:rPr>
          <w:delText>高占义</w:delText>
        </w:r>
        <w:r w:rsidDel="00364B67">
          <w:rPr>
            <w:rFonts w:eastAsia="宋体" w:hint="eastAsia"/>
            <w:sz w:val="21"/>
          </w:rPr>
          <w:delText>,</w:delText>
        </w:r>
        <w:r w:rsidDel="00364B67">
          <w:rPr>
            <w:rFonts w:eastAsia="宋体" w:hint="eastAsia"/>
            <w:sz w:val="21"/>
          </w:rPr>
          <w:delText>张生</w:delText>
        </w:r>
        <w:r w:rsidDel="00364B67">
          <w:rPr>
            <w:rFonts w:eastAsia="宋体" w:hint="eastAsia"/>
            <w:sz w:val="21"/>
          </w:rPr>
          <w:delText>.</w:delText>
        </w:r>
        <w:r w:rsidDel="00364B67">
          <w:rPr>
            <w:rFonts w:eastAsia="宋体" w:hint="eastAsia"/>
            <w:sz w:val="21"/>
          </w:rPr>
          <w:delText>呼伦湖多波段遥感水深反演模型研究</w:delText>
        </w:r>
        <w:r w:rsidDel="00364B67">
          <w:rPr>
            <w:rFonts w:eastAsia="宋体" w:hint="eastAsia"/>
            <w:sz w:val="21"/>
          </w:rPr>
          <w:delText>[J].</w:delText>
        </w:r>
        <w:r w:rsidDel="00364B67">
          <w:rPr>
            <w:rFonts w:eastAsia="宋体" w:hint="eastAsia"/>
            <w:sz w:val="21"/>
          </w:rPr>
          <w:delText>水利学报</w:delText>
        </w:r>
        <w:r w:rsidDel="00364B67">
          <w:rPr>
            <w:rFonts w:eastAsia="宋体" w:hint="eastAsia"/>
            <w:sz w:val="21"/>
          </w:rPr>
          <w:delText>,2011,42(12):1423-1431</w:delText>
        </w:r>
      </w:del>
      <w:ins w:id="880" w:author="闫 凯嘉" w:date="2021-09-13T09:53:00Z">
        <w:r w:rsidRPr="00A32DFC">
          <w:rPr>
            <w:rFonts w:eastAsia="宋体" w:hint="eastAsia"/>
            <w:sz w:val="21"/>
          </w:rPr>
          <w:t xml:space="preserve">Li </w:t>
        </w:r>
        <w:r>
          <w:rPr>
            <w:rFonts w:eastAsia="宋体"/>
            <w:sz w:val="21"/>
          </w:rPr>
          <w:t>C</w:t>
        </w:r>
        <w:r w:rsidRPr="00A32DFC">
          <w:rPr>
            <w:rFonts w:eastAsia="宋体" w:hint="eastAsia"/>
            <w:sz w:val="21"/>
          </w:rPr>
          <w:t xml:space="preserve"> </w:t>
        </w:r>
        <w:r>
          <w:rPr>
            <w:rFonts w:eastAsia="宋体"/>
            <w:sz w:val="21"/>
          </w:rPr>
          <w:t>Y,</w:t>
        </w:r>
        <w:r w:rsidRPr="00A32DFC">
          <w:rPr>
            <w:rFonts w:eastAsia="宋体" w:hint="eastAsia"/>
            <w:sz w:val="21"/>
          </w:rPr>
          <w:t xml:space="preserve"> </w:t>
        </w:r>
        <w:r>
          <w:rPr>
            <w:rFonts w:eastAsia="宋体"/>
            <w:sz w:val="21"/>
          </w:rPr>
          <w:t>S</w:t>
        </w:r>
        <w:r>
          <w:rPr>
            <w:rFonts w:eastAsia="宋体" w:hint="eastAsia"/>
            <w:sz w:val="21"/>
          </w:rPr>
          <w:t>un</w:t>
        </w:r>
        <w:r>
          <w:rPr>
            <w:rFonts w:eastAsia="宋体"/>
            <w:sz w:val="21"/>
          </w:rPr>
          <w:t xml:space="preserve"> B G</w:t>
        </w:r>
        <w:r>
          <w:rPr>
            <w:rFonts w:eastAsia="宋体" w:hint="eastAsia"/>
            <w:sz w:val="21"/>
          </w:rPr>
          <w:t>ao</w:t>
        </w:r>
        <w:r>
          <w:rPr>
            <w:rFonts w:eastAsia="宋体"/>
            <w:sz w:val="21"/>
          </w:rPr>
          <w:t xml:space="preserve"> Z Y</w:t>
        </w:r>
      </w:ins>
      <w:ins w:id="881" w:author="闫 凯嘉" w:date="2021-09-13T09:54:00Z">
        <w:r>
          <w:rPr>
            <w:rFonts w:eastAsia="宋体"/>
            <w:sz w:val="21"/>
          </w:rPr>
          <w:t xml:space="preserve"> </w:t>
        </w:r>
        <w:r w:rsidRPr="00A32DFC">
          <w:rPr>
            <w:rFonts w:eastAsia="宋体" w:hint="eastAsia"/>
            <w:sz w:val="21"/>
          </w:rPr>
          <w:t>and</w:t>
        </w:r>
        <w:r>
          <w:rPr>
            <w:rFonts w:eastAsia="宋体"/>
            <w:sz w:val="21"/>
          </w:rPr>
          <w:t xml:space="preserve"> Z</w:t>
        </w:r>
        <w:r>
          <w:rPr>
            <w:rFonts w:eastAsia="宋体" w:hint="eastAsia"/>
            <w:sz w:val="21"/>
          </w:rPr>
          <w:t>hang</w:t>
        </w:r>
        <w:r>
          <w:rPr>
            <w:rFonts w:eastAsia="宋体"/>
            <w:sz w:val="21"/>
          </w:rPr>
          <w:t xml:space="preserve"> S</w:t>
        </w:r>
      </w:ins>
      <w:ins w:id="882" w:author="闫 凯嘉" w:date="2021-09-13T09:53:00Z">
        <w:r w:rsidRPr="00A32DFC">
          <w:rPr>
            <w:rFonts w:eastAsia="宋体" w:hint="eastAsia"/>
            <w:sz w:val="21"/>
          </w:rPr>
          <w:t>. 20</w:t>
        </w:r>
      </w:ins>
      <w:ins w:id="883" w:author="闫 凯嘉" w:date="2021-09-13T09:54:00Z">
        <w:r>
          <w:rPr>
            <w:rFonts w:eastAsia="宋体"/>
            <w:sz w:val="21"/>
          </w:rPr>
          <w:t>11</w:t>
        </w:r>
      </w:ins>
      <w:ins w:id="884" w:author="闫 凯嘉" w:date="2021-09-13T09:53:00Z">
        <w:r w:rsidRPr="00A32DFC">
          <w:rPr>
            <w:rFonts w:eastAsia="宋体" w:hint="eastAsia"/>
            <w:sz w:val="21"/>
          </w:rPr>
          <w:t xml:space="preserve">. </w:t>
        </w:r>
      </w:ins>
      <w:ins w:id="885" w:author="闫 凯嘉" w:date="2021-09-13T09:54:00Z">
        <w:r w:rsidRPr="00A32DFC">
          <w:rPr>
            <w:rFonts w:eastAsia="宋体"/>
            <w:sz w:val="21"/>
          </w:rPr>
          <w:t xml:space="preserve">Research on Multi-band Remote Sensing Water Depth Inversion Model of </w:t>
        </w:r>
        <w:proofErr w:type="spellStart"/>
        <w:r w:rsidRPr="00A32DFC">
          <w:rPr>
            <w:rFonts w:eastAsia="宋体"/>
            <w:sz w:val="21"/>
          </w:rPr>
          <w:t>Hulun</w:t>
        </w:r>
        <w:proofErr w:type="spellEnd"/>
        <w:r w:rsidRPr="00A32DFC">
          <w:rPr>
            <w:rFonts w:eastAsia="宋体"/>
            <w:sz w:val="21"/>
          </w:rPr>
          <w:t xml:space="preserve"> Lake</w:t>
        </w:r>
      </w:ins>
      <w:ins w:id="886" w:author="闫 凯嘉" w:date="2021-09-13T09:53:00Z">
        <w:r w:rsidRPr="00A32DFC">
          <w:rPr>
            <w:rFonts w:eastAsia="宋体" w:hint="eastAsia"/>
            <w:sz w:val="21"/>
          </w:rPr>
          <w:t xml:space="preserve">. </w:t>
        </w:r>
      </w:ins>
      <w:ins w:id="887" w:author="闫 凯嘉" w:date="2021-09-13T09:54:00Z">
        <w:r w:rsidRPr="00A32DFC">
          <w:rPr>
            <w:rFonts w:eastAsia="宋体"/>
            <w:sz w:val="21"/>
          </w:rPr>
          <w:t>Journal of Hydraulic Engineering</w:t>
        </w:r>
      </w:ins>
      <w:ins w:id="888" w:author="闫 凯嘉" w:date="2021-09-13T09:53:00Z">
        <w:r w:rsidRPr="00A32DFC">
          <w:rPr>
            <w:rFonts w:eastAsia="宋体" w:hint="eastAsia"/>
            <w:sz w:val="21"/>
          </w:rPr>
          <w:t>，</w:t>
        </w:r>
        <w:r w:rsidRPr="00A32DFC">
          <w:rPr>
            <w:rFonts w:eastAsia="宋体" w:hint="eastAsia"/>
            <w:sz w:val="21"/>
          </w:rPr>
          <w:t>4</w:t>
        </w:r>
      </w:ins>
      <w:ins w:id="889" w:author="闫 凯嘉" w:date="2021-09-13T09:55:00Z">
        <w:r>
          <w:rPr>
            <w:rFonts w:eastAsia="宋体"/>
            <w:sz w:val="21"/>
          </w:rPr>
          <w:t>2</w:t>
        </w:r>
      </w:ins>
      <w:ins w:id="890" w:author="闫 凯嘉" w:date="2021-09-13T09:53:00Z">
        <w:r w:rsidRPr="00A32DFC">
          <w:rPr>
            <w:rFonts w:eastAsia="宋体" w:hint="eastAsia"/>
            <w:sz w:val="21"/>
          </w:rPr>
          <w:t>(</w:t>
        </w:r>
      </w:ins>
      <w:ins w:id="891" w:author="闫 凯嘉" w:date="2021-09-13T09:55:00Z">
        <w:r>
          <w:rPr>
            <w:rFonts w:eastAsia="宋体"/>
            <w:sz w:val="21"/>
          </w:rPr>
          <w:t>12</w:t>
        </w:r>
      </w:ins>
      <w:ins w:id="892" w:author="闫 凯嘉" w:date="2021-09-13T09:53:00Z">
        <w:r w:rsidRPr="00A32DFC">
          <w:rPr>
            <w:rFonts w:eastAsia="宋体" w:hint="eastAsia"/>
            <w:sz w:val="21"/>
          </w:rPr>
          <w:t>)</w:t>
        </w:r>
        <w:r w:rsidRPr="00A32DFC">
          <w:rPr>
            <w:rFonts w:eastAsia="宋体" w:hint="eastAsia"/>
            <w:sz w:val="21"/>
          </w:rPr>
          <w:t>：</w:t>
        </w:r>
        <w:r w:rsidRPr="00A32DFC">
          <w:rPr>
            <w:rFonts w:eastAsia="宋体" w:hint="eastAsia"/>
            <w:sz w:val="21"/>
          </w:rPr>
          <w:t>1</w:t>
        </w:r>
      </w:ins>
      <w:ins w:id="893" w:author="闫 凯嘉" w:date="2021-09-13T09:55:00Z">
        <w:r>
          <w:rPr>
            <w:rFonts w:eastAsia="宋体"/>
            <w:sz w:val="21"/>
          </w:rPr>
          <w:t>423</w:t>
        </w:r>
        <w:r>
          <w:rPr>
            <w:rFonts w:eastAsia="宋体" w:hint="eastAsia"/>
            <w:sz w:val="21"/>
          </w:rPr>
          <w:t>-</w:t>
        </w:r>
        <w:r>
          <w:rPr>
            <w:rFonts w:eastAsia="宋体"/>
            <w:sz w:val="21"/>
          </w:rPr>
          <w:t>1431</w:t>
        </w:r>
      </w:ins>
      <w:ins w:id="894" w:author="闫 凯嘉" w:date="2021-09-13T09:53:00Z">
        <w:r w:rsidRPr="00A32DFC">
          <w:rPr>
            <w:rFonts w:eastAsia="宋体" w:hint="eastAsia"/>
            <w:sz w:val="21"/>
          </w:rPr>
          <w:t xml:space="preserve"> (</w:t>
        </w:r>
      </w:ins>
      <w:ins w:id="895" w:author="闫 凯嘉" w:date="2021-09-13T09:55:00Z">
        <w:r>
          <w:rPr>
            <w:rFonts w:eastAsia="宋体" w:hint="eastAsia"/>
            <w:sz w:val="21"/>
          </w:rPr>
          <w:t>李畅游</w:t>
        </w:r>
        <w:r>
          <w:rPr>
            <w:rFonts w:eastAsia="宋体" w:hint="eastAsia"/>
            <w:sz w:val="21"/>
          </w:rPr>
          <w:t>,</w:t>
        </w:r>
      </w:ins>
      <w:ins w:id="896" w:author="闫 凯嘉" w:date="2021-09-13T09:56:00Z">
        <w:r>
          <w:rPr>
            <w:rFonts w:eastAsia="宋体"/>
            <w:sz w:val="21"/>
          </w:rPr>
          <w:t xml:space="preserve"> </w:t>
        </w:r>
      </w:ins>
      <w:ins w:id="897" w:author="闫 凯嘉" w:date="2021-09-13T09:55:00Z">
        <w:r>
          <w:rPr>
            <w:rFonts w:eastAsia="宋体" w:hint="eastAsia"/>
            <w:sz w:val="21"/>
          </w:rPr>
          <w:t>孙标</w:t>
        </w:r>
        <w:r>
          <w:rPr>
            <w:rFonts w:eastAsia="宋体" w:hint="eastAsia"/>
            <w:sz w:val="21"/>
          </w:rPr>
          <w:t>,</w:t>
        </w:r>
      </w:ins>
      <w:ins w:id="898" w:author="闫 凯嘉" w:date="2021-09-13T09:56:00Z">
        <w:r>
          <w:rPr>
            <w:rFonts w:eastAsia="宋体"/>
            <w:sz w:val="21"/>
          </w:rPr>
          <w:t xml:space="preserve"> </w:t>
        </w:r>
      </w:ins>
      <w:ins w:id="899" w:author="闫 凯嘉" w:date="2021-09-13T09:55:00Z">
        <w:r>
          <w:rPr>
            <w:rFonts w:eastAsia="宋体" w:hint="eastAsia"/>
            <w:sz w:val="21"/>
          </w:rPr>
          <w:t>高占义</w:t>
        </w:r>
        <w:r>
          <w:rPr>
            <w:rFonts w:eastAsia="宋体" w:hint="eastAsia"/>
            <w:sz w:val="21"/>
          </w:rPr>
          <w:t>,</w:t>
        </w:r>
      </w:ins>
      <w:ins w:id="900" w:author="闫 凯嘉" w:date="2021-09-13T09:56:00Z">
        <w:r>
          <w:rPr>
            <w:rFonts w:eastAsia="宋体"/>
            <w:sz w:val="21"/>
          </w:rPr>
          <w:t xml:space="preserve"> </w:t>
        </w:r>
      </w:ins>
      <w:ins w:id="901" w:author="闫 凯嘉" w:date="2021-09-13T09:55:00Z">
        <w:r>
          <w:rPr>
            <w:rFonts w:eastAsia="宋体" w:hint="eastAsia"/>
            <w:sz w:val="21"/>
          </w:rPr>
          <w:t>张生</w:t>
        </w:r>
      </w:ins>
      <w:ins w:id="902" w:author="闫 凯嘉" w:date="2021-09-13T09:53:00Z">
        <w:r w:rsidRPr="00A32DFC">
          <w:rPr>
            <w:rFonts w:eastAsia="宋体" w:hint="eastAsia"/>
            <w:sz w:val="21"/>
          </w:rPr>
          <w:t>.</w:t>
        </w:r>
      </w:ins>
      <w:ins w:id="903" w:author="闫 凯嘉" w:date="2021-09-13T09:56:00Z">
        <w:r>
          <w:rPr>
            <w:rFonts w:eastAsia="宋体"/>
            <w:sz w:val="21"/>
          </w:rPr>
          <w:t xml:space="preserve"> </w:t>
        </w:r>
      </w:ins>
      <w:ins w:id="904" w:author="闫 凯嘉" w:date="2021-09-13T09:53:00Z">
        <w:r w:rsidRPr="00A32DFC">
          <w:rPr>
            <w:rFonts w:eastAsia="宋体" w:hint="eastAsia"/>
            <w:sz w:val="21"/>
          </w:rPr>
          <w:t>20</w:t>
        </w:r>
      </w:ins>
      <w:ins w:id="905" w:author="闫 凯嘉" w:date="2021-09-13T09:56:00Z">
        <w:r>
          <w:rPr>
            <w:rFonts w:eastAsia="宋体"/>
            <w:sz w:val="21"/>
          </w:rPr>
          <w:t>11</w:t>
        </w:r>
      </w:ins>
      <w:ins w:id="906" w:author="闫 凯嘉" w:date="2021-09-13T09:53:00Z">
        <w:r w:rsidRPr="00A32DFC">
          <w:rPr>
            <w:rFonts w:eastAsia="宋体" w:hint="eastAsia"/>
            <w:sz w:val="21"/>
          </w:rPr>
          <w:t>.</w:t>
        </w:r>
      </w:ins>
      <w:ins w:id="907" w:author="闫 凯嘉" w:date="2021-09-13T09:56:00Z">
        <w:r>
          <w:rPr>
            <w:rFonts w:eastAsia="宋体"/>
            <w:sz w:val="21"/>
          </w:rPr>
          <w:t xml:space="preserve"> </w:t>
        </w:r>
        <w:r>
          <w:rPr>
            <w:rFonts w:eastAsia="宋体" w:hint="eastAsia"/>
            <w:sz w:val="21"/>
          </w:rPr>
          <w:t>呼伦湖多波段遥感水深反演模型研究</w:t>
        </w:r>
      </w:ins>
      <w:ins w:id="908" w:author="闫 凯嘉" w:date="2021-09-13T09:53:00Z">
        <w:r w:rsidRPr="00A32DFC">
          <w:rPr>
            <w:rFonts w:eastAsia="宋体" w:hint="eastAsia"/>
            <w:sz w:val="21"/>
          </w:rPr>
          <w:t xml:space="preserve">. </w:t>
        </w:r>
      </w:ins>
      <w:ins w:id="909" w:author="闫 凯嘉" w:date="2021-09-13T09:56:00Z">
        <w:r>
          <w:rPr>
            <w:rFonts w:eastAsia="宋体" w:hint="eastAsia"/>
            <w:sz w:val="21"/>
          </w:rPr>
          <w:t>水利学报</w:t>
        </w:r>
        <w:r>
          <w:rPr>
            <w:rFonts w:eastAsia="宋体" w:hint="eastAsia"/>
            <w:sz w:val="21"/>
          </w:rPr>
          <w:t>,</w:t>
        </w:r>
        <w:r>
          <w:rPr>
            <w:rFonts w:eastAsia="宋体"/>
            <w:sz w:val="21"/>
          </w:rPr>
          <w:t xml:space="preserve"> </w:t>
        </w:r>
      </w:ins>
      <w:ins w:id="910" w:author="闫 凯嘉" w:date="2021-09-13T09:53:00Z">
        <w:r w:rsidRPr="00A32DFC">
          <w:rPr>
            <w:rFonts w:eastAsia="宋体" w:hint="eastAsia"/>
            <w:sz w:val="21"/>
          </w:rPr>
          <w:t xml:space="preserve"> </w:t>
        </w:r>
      </w:ins>
      <w:ins w:id="911" w:author="闫 凯嘉" w:date="2021-09-13T09:57:00Z">
        <w:r w:rsidRPr="00A32DFC">
          <w:rPr>
            <w:rFonts w:eastAsia="宋体" w:hint="eastAsia"/>
            <w:sz w:val="21"/>
          </w:rPr>
          <w:t>4</w:t>
        </w:r>
        <w:r>
          <w:rPr>
            <w:rFonts w:eastAsia="宋体"/>
            <w:sz w:val="21"/>
          </w:rPr>
          <w:t>2</w:t>
        </w:r>
        <w:r w:rsidRPr="00A32DFC">
          <w:rPr>
            <w:rFonts w:eastAsia="宋体" w:hint="eastAsia"/>
            <w:sz w:val="21"/>
          </w:rPr>
          <w:t>(</w:t>
        </w:r>
        <w:r>
          <w:rPr>
            <w:rFonts w:eastAsia="宋体"/>
            <w:sz w:val="21"/>
          </w:rPr>
          <w:t>12</w:t>
        </w:r>
        <w:r w:rsidRPr="00A32DFC">
          <w:rPr>
            <w:rFonts w:eastAsia="宋体" w:hint="eastAsia"/>
            <w:sz w:val="21"/>
          </w:rPr>
          <w:t>)</w:t>
        </w:r>
        <w:r w:rsidRPr="00A32DFC">
          <w:rPr>
            <w:rFonts w:eastAsia="宋体" w:hint="eastAsia"/>
            <w:sz w:val="21"/>
          </w:rPr>
          <w:t>：</w:t>
        </w:r>
        <w:r w:rsidRPr="00A32DFC">
          <w:rPr>
            <w:rFonts w:eastAsia="宋体" w:hint="eastAsia"/>
            <w:sz w:val="21"/>
          </w:rPr>
          <w:t>1</w:t>
        </w:r>
        <w:r>
          <w:rPr>
            <w:rFonts w:eastAsia="宋体"/>
            <w:sz w:val="21"/>
          </w:rPr>
          <w:t>423</w:t>
        </w:r>
        <w:r>
          <w:rPr>
            <w:rFonts w:eastAsia="宋体" w:hint="eastAsia"/>
            <w:sz w:val="21"/>
          </w:rPr>
          <w:t>-</w:t>
        </w:r>
        <w:r>
          <w:rPr>
            <w:rFonts w:eastAsia="宋体"/>
            <w:sz w:val="21"/>
          </w:rPr>
          <w:t>1431</w:t>
        </w:r>
      </w:ins>
      <w:ins w:id="912" w:author="闫 凯嘉" w:date="2021-09-13T09:53:00Z">
        <w:r w:rsidRPr="00A32DFC">
          <w:rPr>
            <w:rFonts w:eastAsia="宋体" w:hint="eastAsia"/>
            <w:sz w:val="21"/>
          </w:rPr>
          <w:t>) [ DOI:</w:t>
        </w:r>
      </w:ins>
      <w:ins w:id="913" w:author="闫 凯嘉" w:date="2021-09-13T09:57:00Z">
        <w:r w:rsidRPr="007848C1">
          <w:t xml:space="preserve"> </w:t>
        </w:r>
        <w:r w:rsidRPr="007848C1">
          <w:rPr>
            <w:rFonts w:eastAsia="宋体"/>
            <w:sz w:val="21"/>
          </w:rPr>
          <w:t>10.1016/S1002-0160(11)60127-6</w:t>
        </w:r>
        <w:r>
          <w:rPr>
            <w:rFonts w:eastAsia="宋体"/>
            <w:sz w:val="21"/>
          </w:rPr>
          <w:t xml:space="preserve"> </w:t>
        </w:r>
      </w:ins>
      <w:ins w:id="914" w:author="闫 凯嘉" w:date="2021-09-13T09:53:00Z">
        <w:r w:rsidRPr="00A32DFC">
          <w:rPr>
            <w:rFonts w:eastAsia="宋体" w:hint="eastAsia"/>
            <w:sz w:val="21"/>
          </w:rPr>
          <w:t>]</w:t>
        </w:r>
      </w:ins>
    </w:p>
    <w:p w14:paraId="7FB3E02C" w14:textId="77777777" w:rsidR="00C64CD2" w:rsidRDefault="00C64CD2">
      <w:pPr>
        <w:pStyle w:val="ae"/>
        <w:spacing w:line="480" w:lineRule="auto"/>
        <w:ind w:firstLineChars="0" w:firstLine="0"/>
        <w:rPr>
          <w:rFonts w:eastAsia="宋体"/>
          <w:bCs/>
          <w:sz w:val="21"/>
        </w:rPr>
        <w:pPrChange w:id="915" w:author="闫 凯嘉" w:date="2021-09-13T09:16:00Z">
          <w:pPr>
            <w:pStyle w:val="ae"/>
            <w:numPr>
              <w:numId w:val="2"/>
            </w:numPr>
            <w:tabs>
              <w:tab w:val="num" w:pos="360"/>
              <w:tab w:val="num" w:pos="720"/>
            </w:tabs>
            <w:spacing w:line="480" w:lineRule="auto"/>
            <w:ind w:left="720" w:firstLineChars="0" w:hanging="720"/>
          </w:pPr>
        </w:pPrChange>
      </w:pPr>
      <w:del w:id="916" w:author="闫 凯嘉" w:date="2021-09-13T10:01:00Z">
        <w:r w:rsidDel="008467B0">
          <w:rPr>
            <w:rFonts w:eastAsia="宋体" w:hint="eastAsia"/>
            <w:sz w:val="21"/>
          </w:rPr>
          <w:delText>李纪人</w:delText>
        </w:r>
        <w:r w:rsidDel="008467B0">
          <w:rPr>
            <w:rFonts w:eastAsia="宋体" w:hint="eastAsia"/>
            <w:sz w:val="21"/>
          </w:rPr>
          <w:delText>.</w:delText>
        </w:r>
        <w:r w:rsidDel="008467B0">
          <w:rPr>
            <w:rFonts w:eastAsia="宋体" w:hint="eastAsia"/>
            <w:sz w:val="21"/>
          </w:rPr>
          <w:delText>与时俱进的水利遥感</w:delText>
        </w:r>
        <w:r w:rsidDel="008467B0">
          <w:rPr>
            <w:rFonts w:eastAsia="宋体" w:hint="eastAsia"/>
            <w:sz w:val="21"/>
          </w:rPr>
          <w:delText>[J].</w:delText>
        </w:r>
        <w:r w:rsidDel="008467B0">
          <w:rPr>
            <w:rFonts w:eastAsia="宋体" w:hint="eastAsia"/>
            <w:sz w:val="21"/>
          </w:rPr>
          <w:delText>水利学报</w:delText>
        </w:r>
        <w:r w:rsidDel="008467B0">
          <w:rPr>
            <w:rFonts w:eastAsia="宋体" w:hint="eastAsia"/>
            <w:sz w:val="21"/>
          </w:rPr>
          <w:delText>,2016,47(03):436-442</w:delText>
        </w:r>
      </w:del>
      <w:ins w:id="917" w:author="闫 凯嘉" w:date="2021-09-13T10:01:00Z">
        <w:r w:rsidRPr="008467B0">
          <w:rPr>
            <w:rFonts w:eastAsia="宋体" w:hint="eastAsia"/>
            <w:sz w:val="21"/>
          </w:rPr>
          <w:t xml:space="preserve">Li </w:t>
        </w:r>
        <w:proofErr w:type="spellStart"/>
        <w:r w:rsidRPr="008467B0">
          <w:rPr>
            <w:rFonts w:eastAsia="宋体" w:hint="eastAsia"/>
            <w:sz w:val="21"/>
          </w:rPr>
          <w:t>Jiren</w:t>
        </w:r>
        <w:proofErr w:type="spellEnd"/>
        <w:r w:rsidRPr="008467B0">
          <w:rPr>
            <w:rFonts w:eastAsia="宋体" w:hint="eastAsia"/>
            <w:sz w:val="21"/>
          </w:rPr>
          <w:t>. 2016. Water conservancy remote sensing that keeps pace with the times[J]. Journal of Hydraulic Engineering, 47(03):436-442 (</w:t>
        </w:r>
        <w:r w:rsidRPr="008467B0">
          <w:rPr>
            <w:rFonts w:eastAsia="宋体" w:hint="eastAsia"/>
            <w:sz w:val="21"/>
          </w:rPr>
          <w:t>李纪人</w:t>
        </w:r>
        <w:r w:rsidRPr="008467B0">
          <w:rPr>
            <w:rFonts w:eastAsia="宋体" w:hint="eastAsia"/>
            <w:sz w:val="21"/>
          </w:rPr>
          <w:t xml:space="preserve">. 2016. </w:t>
        </w:r>
        <w:r w:rsidRPr="008467B0">
          <w:rPr>
            <w:rFonts w:eastAsia="宋体" w:hint="eastAsia"/>
            <w:sz w:val="21"/>
          </w:rPr>
          <w:t>与时俱进的水利遥感</w:t>
        </w:r>
        <w:r w:rsidRPr="008467B0">
          <w:rPr>
            <w:rFonts w:eastAsia="宋体" w:hint="eastAsia"/>
            <w:sz w:val="21"/>
          </w:rPr>
          <w:t xml:space="preserve">[J]. </w:t>
        </w:r>
        <w:r w:rsidRPr="008467B0">
          <w:rPr>
            <w:rFonts w:eastAsia="宋体" w:hint="eastAsia"/>
            <w:sz w:val="21"/>
          </w:rPr>
          <w:t>水利学报</w:t>
        </w:r>
        <w:r w:rsidRPr="008467B0">
          <w:rPr>
            <w:rFonts w:eastAsia="宋体" w:hint="eastAsia"/>
            <w:sz w:val="21"/>
          </w:rPr>
          <w:t>, 47(03):436-442) [ DOI: 10.13243/j.cnki.slxb.20150981 ]</w:t>
        </w:r>
      </w:ins>
    </w:p>
    <w:p w14:paraId="32ABFE1B" w14:textId="77777777" w:rsidR="00C64CD2" w:rsidDel="00D27924" w:rsidRDefault="00C64CD2">
      <w:pPr>
        <w:pStyle w:val="ae"/>
        <w:spacing w:line="480" w:lineRule="auto"/>
        <w:ind w:firstLineChars="0" w:firstLine="0"/>
        <w:rPr>
          <w:del w:id="918" w:author="闫 凯嘉" w:date="2021-09-13T10:31:00Z"/>
          <w:rFonts w:eastAsia="宋体"/>
          <w:bCs/>
          <w:sz w:val="21"/>
        </w:rPr>
        <w:pPrChange w:id="919" w:author="闫 凯嘉" w:date="2021-09-13T09:16:00Z">
          <w:pPr>
            <w:pStyle w:val="ae"/>
            <w:numPr>
              <w:numId w:val="2"/>
            </w:numPr>
            <w:tabs>
              <w:tab w:val="num" w:pos="360"/>
              <w:tab w:val="num" w:pos="720"/>
            </w:tabs>
            <w:spacing w:line="480" w:lineRule="auto"/>
            <w:ind w:left="720" w:firstLineChars="0" w:hanging="720"/>
          </w:pPr>
        </w:pPrChange>
      </w:pPr>
      <w:del w:id="920" w:author="闫 凯嘉" w:date="2021-09-13T10:31:00Z">
        <w:r w:rsidDel="00D27924">
          <w:rPr>
            <w:rFonts w:eastAsia="宋体"/>
            <w:sz w:val="21"/>
          </w:rPr>
          <w:delText xml:space="preserve">P. Jagalingam , B.J. Akshaya and Arkal Vittal Hegde. Bathymetry Mapping Using Landsat 8 Satellite Imagery[J]. Procedia Engineering, </w:delText>
        </w:r>
      </w:del>
      <w:del w:id="921" w:author="闫 凯嘉" w:date="2021-09-13T10:02:00Z">
        <w:r w:rsidDel="00BB469A">
          <w:rPr>
            <w:rFonts w:eastAsia="宋体"/>
            <w:sz w:val="21"/>
          </w:rPr>
          <w:delText xml:space="preserve">2015, </w:delText>
        </w:r>
      </w:del>
      <w:del w:id="922" w:author="闫 凯嘉" w:date="2021-09-13T10:31:00Z">
        <w:r w:rsidDel="00D27924">
          <w:rPr>
            <w:rFonts w:eastAsia="宋体"/>
            <w:sz w:val="21"/>
          </w:rPr>
          <w:delText>116 : 560-566</w:delText>
        </w:r>
      </w:del>
    </w:p>
    <w:p w14:paraId="0B40310C" w14:textId="77777777" w:rsidR="00C64CD2" w:rsidRDefault="00C64CD2" w:rsidP="00C64CD2">
      <w:pPr>
        <w:pStyle w:val="ae"/>
        <w:spacing w:line="480" w:lineRule="auto"/>
        <w:ind w:firstLineChars="0" w:firstLine="0"/>
        <w:rPr>
          <w:ins w:id="923" w:author="闫 凯嘉" w:date="2021-09-13T10:31:00Z"/>
          <w:rFonts w:eastAsia="宋体"/>
          <w:sz w:val="21"/>
        </w:rPr>
      </w:pPr>
      <w:r>
        <w:rPr>
          <w:rFonts w:eastAsia="宋体" w:hint="eastAsia"/>
          <w:sz w:val="21"/>
        </w:rPr>
        <w:lastRenderedPageBreak/>
        <w:t xml:space="preserve">O </w:t>
      </w:r>
      <w:proofErr w:type="spellStart"/>
      <w:r>
        <w:rPr>
          <w:rFonts w:eastAsia="宋体" w:hint="eastAsia"/>
          <w:sz w:val="21"/>
        </w:rPr>
        <w:t>Makboul</w:t>
      </w:r>
      <w:proofErr w:type="spellEnd"/>
      <w:r>
        <w:rPr>
          <w:rFonts w:eastAsia="宋体" w:hint="eastAsia"/>
          <w:sz w:val="21"/>
        </w:rPr>
        <w:t>，</w:t>
      </w:r>
      <w:r>
        <w:rPr>
          <w:rFonts w:eastAsia="宋体" w:hint="eastAsia"/>
          <w:sz w:val="21"/>
        </w:rPr>
        <w:t xml:space="preserve">A </w:t>
      </w:r>
      <w:proofErr w:type="spellStart"/>
      <w:r>
        <w:rPr>
          <w:rFonts w:eastAsia="宋体" w:hint="eastAsia"/>
          <w:sz w:val="21"/>
        </w:rPr>
        <w:t>Negm</w:t>
      </w:r>
      <w:proofErr w:type="spellEnd"/>
      <w:r>
        <w:rPr>
          <w:rFonts w:eastAsia="宋体" w:hint="eastAsia"/>
          <w:sz w:val="21"/>
        </w:rPr>
        <w:t>，</w:t>
      </w:r>
      <w:r>
        <w:rPr>
          <w:rFonts w:eastAsia="宋体" w:hint="eastAsia"/>
          <w:sz w:val="21"/>
        </w:rPr>
        <w:t>S Mesbah</w:t>
      </w:r>
      <w:r>
        <w:rPr>
          <w:rFonts w:eastAsia="宋体"/>
          <w:sz w:val="21"/>
        </w:rPr>
        <w:t xml:space="preserve"> </w:t>
      </w:r>
      <w:r>
        <w:rPr>
          <w:rFonts w:eastAsia="宋体" w:hint="eastAsia"/>
          <w:sz w:val="21"/>
        </w:rPr>
        <w:t>and</w:t>
      </w:r>
      <w:r>
        <w:rPr>
          <w:rFonts w:eastAsia="宋体"/>
          <w:sz w:val="21"/>
        </w:rPr>
        <w:t xml:space="preserve"> </w:t>
      </w:r>
      <w:r>
        <w:rPr>
          <w:rFonts w:eastAsia="宋体" w:hint="eastAsia"/>
          <w:sz w:val="21"/>
        </w:rPr>
        <w:t xml:space="preserve">M </w:t>
      </w:r>
      <w:proofErr w:type="spellStart"/>
      <w:r>
        <w:rPr>
          <w:rFonts w:eastAsia="宋体" w:hint="eastAsia"/>
          <w:sz w:val="21"/>
        </w:rPr>
        <w:t>Mohasseb</w:t>
      </w:r>
      <w:proofErr w:type="spellEnd"/>
      <w:r>
        <w:rPr>
          <w:rFonts w:eastAsia="宋体"/>
          <w:sz w:val="21"/>
        </w:rPr>
        <w:t xml:space="preserve">. </w:t>
      </w:r>
      <w:ins w:id="924" w:author="闫 凯嘉" w:date="2021-09-13T10:02:00Z">
        <w:r>
          <w:rPr>
            <w:rFonts w:eastAsia="宋体"/>
            <w:sz w:val="21"/>
          </w:rPr>
          <w:t xml:space="preserve">2017. </w:t>
        </w:r>
      </w:ins>
      <w:r>
        <w:rPr>
          <w:rFonts w:eastAsia="宋体"/>
          <w:sz w:val="21"/>
        </w:rPr>
        <w:t xml:space="preserve">Performance Assessment of ANN in Estimating Remotely Sensed Extracted Bathymetry. Case Study: Eastern Harbor of Alexandria[J]. Procedia Engineering, </w:t>
      </w:r>
      <w:del w:id="925" w:author="闫 凯嘉" w:date="2021-09-13T10:02:00Z">
        <w:r w:rsidDel="00BB469A">
          <w:rPr>
            <w:rFonts w:eastAsia="宋体"/>
            <w:sz w:val="21"/>
          </w:rPr>
          <w:delText xml:space="preserve">2017, </w:delText>
        </w:r>
      </w:del>
      <w:r>
        <w:rPr>
          <w:rFonts w:eastAsia="宋体"/>
          <w:sz w:val="21"/>
        </w:rPr>
        <w:t>181 : 912-919</w:t>
      </w:r>
    </w:p>
    <w:p w14:paraId="38A647AA" w14:textId="77777777" w:rsidR="00C64CD2" w:rsidRDefault="00C64CD2" w:rsidP="00C64CD2">
      <w:pPr>
        <w:pStyle w:val="ae"/>
        <w:spacing w:line="480" w:lineRule="auto"/>
        <w:ind w:firstLineChars="0" w:firstLine="0"/>
        <w:rPr>
          <w:ins w:id="926" w:author="闫 凯嘉" w:date="2021-09-13T10:31:00Z"/>
          <w:rFonts w:eastAsia="宋体"/>
          <w:bCs/>
          <w:sz w:val="21"/>
        </w:rPr>
      </w:pPr>
      <w:ins w:id="927" w:author="闫 凯嘉" w:date="2021-09-13T10:31:00Z">
        <w:r>
          <w:rPr>
            <w:rFonts w:eastAsia="宋体"/>
            <w:sz w:val="21"/>
          </w:rPr>
          <w:t xml:space="preserve">P. </w:t>
        </w:r>
        <w:proofErr w:type="spellStart"/>
        <w:r>
          <w:rPr>
            <w:rFonts w:eastAsia="宋体"/>
            <w:sz w:val="21"/>
          </w:rPr>
          <w:t>Jagalingam</w:t>
        </w:r>
        <w:proofErr w:type="spellEnd"/>
        <w:r>
          <w:rPr>
            <w:rFonts w:eastAsia="宋体"/>
            <w:sz w:val="21"/>
          </w:rPr>
          <w:t xml:space="preserve"> , B.J. Akshaya and </w:t>
        </w:r>
        <w:proofErr w:type="spellStart"/>
        <w:r>
          <w:rPr>
            <w:rFonts w:eastAsia="宋体"/>
            <w:sz w:val="21"/>
          </w:rPr>
          <w:t>Arkal</w:t>
        </w:r>
        <w:proofErr w:type="spellEnd"/>
        <w:r>
          <w:rPr>
            <w:rFonts w:eastAsia="宋体"/>
            <w:sz w:val="21"/>
          </w:rPr>
          <w:t xml:space="preserve"> </w:t>
        </w:r>
        <w:proofErr w:type="spellStart"/>
        <w:r>
          <w:rPr>
            <w:rFonts w:eastAsia="宋体"/>
            <w:sz w:val="21"/>
          </w:rPr>
          <w:t>Vittal</w:t>
        </w:r>
        <w:proofErr w:type="spellEnd"/>
        <w:r>
          <w:rPr>
            <w:rFonts w:eastAsia="宋体"/>
            <w:sz w:val="21"/>
          </w:rPr>
          <w:t xml:space="preserve"> Hegde. 2015. Bathymetry Mapping Using Landsat 8 Satellite Imagery[J]. Procedia Engineering, 116 : 560-566</w:t>
        </w:r>
      </w:ins>
    </w:p>
    <w:p w14:paraId="5E182856" w14:textId="77777777" w:rsidR="00C64CD2" w:rsidRDefault="00C64CD2">
      <w:pPr>
        <w:pStyle w:val="ae"/>
        <w:spacing w:line="480" w:lineRule="auto"/>
        <w:ind w:firstLineChars="0" w:firstLine="0"/>
        <w:rPr>
          <w:rFonts w:eastAsia="宋体"/>
          <w:bCs/>
          <w:sz w:val="21"/>
        </w:rPr>
        <w:pPrChange w:id="928" w:author="闫 凯嘉" w:date="2021-09-13T09:16:00Z">
          <w:pPr>
            <w:pStyle w:val="ae"/>
            <w:numPr>
              <w:numId w:val="2"/>
            </w:numPr>
            <w:tabs>
              <w:tab w:val="num" w:pos="360"/>
              <w:tab w:val="num" w:pos="720"/>
            </w:tabs>
            <w:spacing w:line="480" w:lineRule="auto"/>
            <w:ind w:left="720" w:firstLineChars="0" w:hanging="720"/>
          </w:pPr>
        </w:pPrChange>
      </w:pPr>
      <w:bookmarkStart w:id="929" w:name="_Hlk82419822"/>
      <w:del w:id="930" w:author="闫 凯嘉" w:date="2021-09-13T10:09:00Z">
        <w:r w:rsidDel="00BB469A">
          <w:rPr>
            <w:rFonts w:eastAsia="宋体" w:hint="eastAsia"/>
            <w:sz w:val="21"/>
          </w:rPr>
          <w:delText xml:space="preserve">POLCYN F C </w:delText>
        </w:r>
        <w:r w:rsidDel="00BB469A">
          <w:rPr>
            <w:rFonts w:eastAsia="宋体"/>
            <w:sz w:val="21"/>
          </w:rPr>
          <w:delText xml:space="preserve">and </w:delText>
        </w:r>
        <w:r w:rsidDel="00BB469A">
          <w:rPr>
            <w:rFonts w:eastAsia="宋体" w:hint="eastAsia"/>
            <w:sz w:val="21"/>
          </w:rPr>
          <w:delText>SATTINGER I J . Water depth determinations using remote sensing techniques</w:delText>
        </w:r>
        <w:r w:rsidDel="00BB469A">
          <w:rPr>
            <w:rFonts w:eastAsia="宋体" w:hint="eastAsia"/>
            <w:sz w:val="21"/>
          </w:rPr>
          <w:delText>［</w:delText>
        </w:r>
        <w:r w:rsidDel="00BB469A">
          <w:rPr>
            <w:rFonts w:eastAsia="宋体" w:hint="eastAsia"/>
            <w:sz w:val="21"/>
          </w:rPr>
          <w:delText>C</w:delText>
        </w:r>
        <w:r w:rsidDel="00BB469A">
          <w:rPr>
            <w:rFonts w:eastAsia="宋体" w:hint="eastAsia"/>
            <w:sz w:val="21"/>
          </w:rPr>
          <w:delText>］</w:delText>
        </w:r>
        <w:r w:rsidDel="00BB469A">
          <w:rPr>
            <w:rFonts w:eastAsia="宋体" w:hint="eastAsia"/>
            <w:sz w:val="21"/>
          </w:rPr>
          <w:delText>//Remote Sensing of Environment,VI. 1969,1:1017</w:delText>
        </w:r>
      </w:del>
      <w:ins w:id="931" w:author="闫 凯嘉" w:date="2021-09-13T10:09:00Z">
        <w:r w:rsidRPr="00BB469A">
          <w:rPr>
            <w:rFonts w:eastAsia="宋体" w:hint="eastAsia"/>
            <w:sz w:val="21"/>
          </w:rPr>
          <w:t>POLCYN F C and SATTINGER I J . 1969. Water depth determinations using remote sensing techniques</w:t>
        </w:r>
        <w:r w:rsidRPr="00BB469A">
          <w:rPr>
            <w:rFonts w:eastAsia="宋体" w:hint="eastAsia"/>
            <w:sz w:val="21"/>
          </w:rPr>
          <w:t>［</w:t>
        </w:r>
        <w:r w:rsidRPr="00BB469A">
          <w:rPr>
            <w:rFonts w:eastAsia="宋体" w:hint="eastAsia"/>
            <w:sz w:val="21"/>
          </w:rPr>
          <w:t>C</w:t>
        </w:r>
        <w:r w:rsidRPr="00BB469A">
          <w:rPr>
            <w:rFonts w:eastAsia="宋体" w:hint="eastAsia"/>
            <w:sz w:val="21"/>
          </w:rPr>
          <w:t>］</w:t>
        </w:r>
        <w:r w:rsidRPr="00BB469A">
          <w:rPr>
            <w:rFonts w:eastAsia="宋体" w:hint="eastAsia"/>
            <w:sz w:val="21"/>
          </w:rPr>
          <w:t xml:space="preserve">//Remote Sensing of </w:t>
        </w:r>
        <w:proofErr w:type="spellStart"/>
        <w:r w:rsidRPr="00BB469A">
          <w:rPr>
            <w:rFonts w:eastAsia="宋体" w:hint="eastAsia"/>
            <w:sz w:val="21"/>
          </w:rPr>
          <w:t>Environment,VI</w:t>
        </w:r>
        <w:proofErr w:type="spellEnd"/>
        <w:r w:rsidRPr="00BB469A">
          <w:rPr>
            <w:rFonts w:eastAsia="宋体" w:hint="eastAsia"/>
            <w:sz w:val="21"/>
          </w:rPr>
          <w:t>. Michigan, USA: Institute of Science and Technology - University of Michigan: 1017[DOI:   1969rse..conf.1017P]</w:t>
        </w:r>
      </w:ins>
    </w:p>
    <w:bookmarkEnd w:id="929"/>
    <w:p w14:paraId="5FD05471" w14:textId="77777777" w:rsidR="00C64CD2" w:rsidDel="00454ED8" w:rsidRDefault="00C64CD2">
      <w:pPr>
        <w:pStyle w:val="ae"/>
        <w:spacing w:line="480" w:lineRule="auto"/>
        <w:ind w:firstLineChars="0" w:firstLine="0"/>
        <w:rPr>
          <w:del w:id="932" w:author="闫 凯嘉" w:date="2021-09-13T10:09:00Z"/>
          <w:rFonts w:eastAsia="宋体"/>
          <w:bCs/>
          <w:sz w:val="21"/>
        </w:rPr>
        <w:pPrChange w:id="933" w:author="闫 凯嘉" w:date="2021-09-13T09:16:00Z">
          <w:pPr>
            <w:pStyle w:val="ae"/>
            <w:numPr>
              <w:numId w:val="2"/>
            </w:numPr>
            <w:tabs>
              <w:tab w:val="num" w:pos="360"/>
              <w:tab w:val="num" w:pos="720"/>
            </w:tabs>
            <w:spacing w:line="480" w:lineRule="auto"/>
            <w:ind w:left="720" w:firstLineChars="0" w:hanging="720"/>
          </w:pPr>
        </w:pPrChange>
      </w:pPr>
      <w:del w:id="934" w:author="闫 凯嘉" w:date="2021-09-13T10:09:00Z">
        <w:r w:rsidDel="00454ED8">
          <w:rPr>
            <w:rFonts w:eastAsia="宋体" w:hint="eastAsia"/>
            <w:sz w:val="21"/>
          </w:rPr>
          <w:delText>T Sag</w:delText>
        </w:r>
        <w:r w:rsidDel="00454ED8">
          <w:rPr>
            <w:rFonts w:eastAsia="宋体" w:hint="eastAsia"/>
            <w:sz w:val="21"/>
          </w:rPr>
          <w:separator/>
        </w:r>
        <w:r w:rsidDel="00454ED8">
          <w:rPr>
            <w:rFonts w:eastAsia="宋体" w:hint="eastAsia"/>
            <w:sz w:val="21"/>
          </w:rPr>
          <w:delText>awa</w:delText>
        </w:r>
        <w:r w:rsidDel="00454ED8">
          <w:rPr>
            <w:rFonts w:eastAsia="宋体" w:hint="eastAsia"/>
            <w:sz w:val="21"/>
          </w:rPr>
          <w:delText>，</w:delText>
        </w:r>
        <w:r w:rsidDel="00454ED8">
          <w:rPr>
            <w:rFonts w:eastAsia="宋体" w:hint="eastAsia"/>
            <w:sz w:val="21"/>
          </w:rPr>
          <w:delText>Y Yamashita</w:delText>
        </w:r>
        <w:r w:rsidDel="00454ED8">
          <w:rPr>
            <w:rFonts w:eastAsia="宋体" w:hint="eastAsia"/>
            <w:sz w:val="21"/>
          </w:rPr>
          <w:delText>，</w:delText>
        </w:r>
        <w:r w:rsidDel="00454ED8">
          <w:rPr>
            <w:rFonts w:eastAsia="宋体" w:hint="eastAsia"/>
            <w:sz w:val="21"/>
          </w:rPr>
          <w:delText xml:space="preserve">T Okumura </w:delText>
        </w:r>
        <w:r w:rsidDel="00454ED8">
          <w:rPr>
            <w:rFonts w:eastAsia="宋体"/>
            <w:sz w:val="21"/>
          </w:rPr>
          <w:delText xml:space="preserve">and </w:delText>
        </w:r>
        <w:r w:rsidDel="00454ED8">
          <w:rPr>
            <w:rFonts w:eastAsia="宋体" w:hint="eastAsia"/>
            <w:sz w:val="21"/>
          </w:rPr>
          <w:delText>T Yamanokuchi l. Satellite Derived Bathymetry Using Machine Learning and Multi-Temporal Satellite Images[J]. Remote Sensing, 2019, 11(10)</w:delText>
        </w:r>
      </w:del>
      <w:ins w:id="935" w:author="闫 凯嘉" w:date="2021-09-13T10:12:00Z">
        <w:r w:rsidRPr="00353FE5">
          <w:rPr>
            <w:rFonts w:hint="eastAsia"/>
          </w:rPr>
          <w:t xml:space="preserve"> </w:t>
        </w:r>
        <w:r w:rsidRPr="00353FE5">
          <w:rPr>
            <w:rFonts w:eastAsia="宋体" w:hint="eastAsia"/>
            <w:sz w:val="21"/>
          </w:rPr>
          <w:t>T Sagawa</w:t>
        </w:r>
        <w:r w:rsidRPr="00353FE5">
          <w:rPr>
            <w:rFonts w:eastAsia="宋体" w:hint="eastAsia"/>
            <w:sz w:val="21"/>
          </w:rPr>
          <w:t>，</w:t>
        </w:r>
        <w:r w:rsidRPr="00353FE5">
          <w:rPr>
            <w:rFonts w:eastAsia="宋体" w:hint="eastAsia"/>
            <w:sz w:val="21"/>
          </w:rPr>
          <w:t>Y Yamashita</w:t>
        </w:r>
        <w:r w:rsidRPr="00353FE5">
          <w:rPr>
            <w:rFonts w:eastAsia="宋体" w:hint="eastAsia"/>
            <w:sz w:val="21"/>
          </w:rPr>
          <w:t>，</w:t>
        </w:r>
        <w:r w:rsidRPr="00353FE5">
          <w:rPr>
            <w:rFonts w:eastAsia="宋体" w:hint="eastAsia"/>
            <w:sz w:val="21"/>
          </w:rPr>
          <w:t xml:space="preserve">T Okumura and T </w:t>
        </w:r>
        <w:proofErr w:type="spellStart"/>
        <w:r w:rsidRPr="00353FE5">
          <w:rPr>
            <w:rFonts w:eastAsia="宋体" w:hint="eastAsia"/>
            <w:sz w:val="21"/>
          </w:rPr>
          <w:t>Yamanokuchi</w:t>
        </w:r>
        <w:proofErr w:type="spellEnd"/>
        <w:r w:rsidRPr="00353FE5">
          <w:rPr>
            <w:rFonts w:eastAsia="宋体" w:hint="eastAsia"/>
            <w:sz w:val="21"/>
          </w:rPr>
          <w:t xml:space="preserve"> l. 2019. Satellite Derived Bathymetry Using Machine Learning and Multi-Temporal Satellite Images[J]. Remote Sensing, 11(10):1155 [ DOI: 10.3390/rs11101155 ]</w:t>
        </w:r>
      </w:ins>
    </w:p>
    <w:p w14:paraId="56444DCA" w14:textId="77777777" w:rsidR="00C64CD2" w:rsidDel="007E5150" w:rsidRDefault="00C64CD2">
      <w:pPr>
        <w:pStyle w:val="ae"/>
        <w:spacing w:line="480" w:lineRule="auto"/>
        <w:ind w:firstLineChars="0" w:firstLine="0"/>
        <w:rPr>
          <w:del w:id="936" w:author="闫 凯嘉" w:date="2021-09-13T09:17:00Z"/>
          <w:rFonts w:eastAsia="宋体"/>
          <w:bCs/>
          <w:sz w:val="21"/>
        </w:rPr>
        <w:pPrChange w:id="937" w:author="闫 凯嘉" w:date="2021-09-13T09:17:00Z">
          <w:pPr>
            <w:pStyle w:val="ae"/>
            <w:numPr>
              <w:numId w:val="2"/>
            </w:numPr>
            <w:tabs>
              <w:tab w:val="num" w:pos="360"/>
              <w:tab w:val="num" w:pos="720"/>
            </w:tabs>
            <w:spacing w:line="480" w:lineRule="auto"/>
            <w:ind w:left="720" w:firstLineChars="0" w:hanging="720"/>
          </w:pPr>
        </w:pPrChange>
      </w:pPr>
      <w:del w:id="938" w:author="闫 凯嘉" w:date="2021-09-13T09:15:00Z">
        <w:r w:rsidDel="007E5150">
          <w:rPr>
            <w:rFonts w:eastAsia="宋体" w:cs="Arial" w:hint="eastAsia"/>
            <w:color w:val="000000"/>
            <w:sz w:val="21"/>
            <w:shd w:val="clear" w:color="auto" w:fill="FFFFFF"/>
          </w:rPr>
          <w:delText xml:space="preserve"> </w:delText>
        </w:r>
      </w:del>
      <w:del w:id="939" w:author="闫 凯嘉" w:date="2021-09-13T10:14:00Z">
        <w:r w:rsidDel="00FE7441">
          <w:rPr>
            <w:rFonts w:eastAsia="宋体" w:cs="Arial" w:hint="eastAsia"/>
            <w:color w:val="000000"/>
            <w:sz w:val="21"/>
            <w:shd w:val="clear" w:color="auto" w:fill="FFFFFF"/>
          </w:rPr>
          <w:delText>吴礼信</w:delText>
        </w:r>
        <w:r w:rsidDel="00FE7441">
          <w:rPr>
            <w:rFonts w:eastAsia="宋体" w:cs="Arial" w:hint="eastAsia"/>
            <w:color w:val="000000"/>
            <w:sz w:val="21"/>
            <w:shd w:val="clear" w:color="auto" w:fill="FFFFFF"/>
          </w:rPr>
          <w:delText>.</w:delText>
        </w:r>
        <w:r w:rsidDel="00FE7441">
          <w:rPr>
            <w:rFonts w:eastAsia="宋体" w:cs="Arial" w:hint="eastAsia"/>
            <w:color w:val="000000"/>
            <w:sz w:val="21"/>
            <w:shd w:val="clear" w:color="auto" w:fill="FFFFFF"/>
          </w:rPr>
          <w:delText>浅谈河道整治工程前期测量要点</w:delText>
        </w:r>
        <w:r w:rsidDel="00FE7441">
          <w:rPr>
            <w:rFonts w:eastAsia="宋体" w:cs="Arial" w:hint="eastAsia"/>
            <w:color w:val="000000"/>
            <w:sz w:val="21"/>
            <w:shd w:val="clear" w:color="auto" w:fill="FFFFFF"/>
          </w:rPr>
          <w:delText>[J].</w:delText>
        </w:r>
        <w:r w:rsidDel="00FE7441">
          <w:rPr>
            <w:rFonts w:eastAsia="宋体" w:cs="Arial" w:hint="eastAsia"/>
            <w:color w:val="000000"/>
            <w:sz w:val="21"/>
            <w:shd w:val="clear" w:color="auto" w:fill="FFFFFF"/>
          </w:rPr>
          <w:delText>水利规划与设计</w:delText>
        </w:r>
        <w:r w:rsidDel="00FE7441">
          <w:rPr>
            <w:rFonts w:eastAsia="宋体" w:cs="Arial" w:hint="eastAsia"/>
            <w:color w:val="000000"/>
            <w:sz w:val="21"/>
            <w:shd w:val="clear" w:color="auto" w:fill="FFFFFF"/>
          </w:rPr>
          <w:delText>,2018(12):173-176</w:delText>
        </w:r>
      </w:del>
      <w:ins w:id="940" w:author="闫 凯嘉" w:date="2021-09-13T10:14:00Z">
        <w:r w:rsidRPr="00FE7441">
          <w:rPr>
            <w:rFonts w:hint="eastAsia"/>
          </w:rPr>
          <w:t xml:space="preserve"> </w:t>
        </w:r>
        <w:r w:rsidRPr="00FE7441">
          <w:rPr>
            <w:rFonts w:eastAsia="宋体" w:cs="Arial" w:hint="eastAsia"/>
            <w:color w:val="000000"/>
            <w:sz w:val="21"/>
            <w:shd w:val="clear" w:color="auto" w:fill="FFFFFF"/>
          </w:rPr>
          <w:t>Wu L X. 2018. Elementary discussion on the main points of the preliminary survey of river improvement projects[J]. Water Resources Planning and Design, 12:173-176 (</w:t>
        </w:r>
        <w:r w:rsidRPr="00FE7441">
          <w:rPr>
            <w:rFonts w:eastAsia="宋体" w:cs="Arial" w:hint="eastAsia"/>
            <w:color w:val="000000"/>
            <w:sz w:val="21"/>
            <w:shd w:val="clear" w:color="auto" w:fill="FFFFFF"/>
          </w:rPr>
          <w:t>吴礼信</w:t>
        </w:r>
        <w:r w:rsidRPr="00FE7441">
          <w:rPr>
            <w:rFonts w:eastAsia="宋体" w:cs="Arial" w:hint="eastAsia"/>
            <w:color w:val="000000"/>
            <w:sz w:val="21"/>
            <w:shd w:val="clear" w:color="auto" w:fill="FFFFFF"/>
          </w:rPr>
          <w:t xml:space="preserve">. 2018. </w:t>
        </w:r>
        <w:r w:rsidRPr="00FE7441">
          <w:rPr>
            <w:rFonts w:eastAsia="宋体" w:cs="Arial" w:hint="eastAsia"/>
            <w:color w:val="000000"/>
            <w:sz w:val="21"/>
            <w:shd w:val="clear" w:color="auto" w:fill="FFFFFF"/>
          </w:rPr>
          <w:t>浅谈河道整治工程前期测量要点</w:t>
        </w:r>
        <w:r w:rsidRPr="00FE7441">
          <w:rPr>
            <w:rFonts w:eastAsia="宋体" w:cs="Arial" w:hint="eastAsia"/>
            <w:color w:val="000000"/>
            <w:sz w:val="21"/>
            <w:shd w:val="clear" w:color="auto" w:fill="FFFFFF"/>
          </w:rPr>
          <w:t>[J].</w:t>
        </w:r>
        <w:r w:rsidRPr="00FE7441">
          <w:rPr>
            <w:rFonts w:eastAsia="宋体" w:cs="Arial" w:hint="eastAsia"/>
            <w:color w:val="000000"/>
            <w:sz w:val="21"/>
            <w:shd w:val="clear" w:color="auto" w:fill="FFFFFF"/>
          </w:rPr>
          <w:t>水利规划与设计</w:t>
        </w:r>
        <w:r w:rsidRPr="00FE7441">
          <w:rPr>
            <w:rFonts w:eastAsia="宋体" w:cs="Arial" w:hint="eastAsia"/>
            <w:color w:val="000000"/>
            <w:sz w:val="21"/>
            <w:shd w:val="clear" w:color="auto" w:fill="FFFFFF"/>
          </w:rPr>
          <w:t>, 12:173-176) [ DOI:10.3969/j.issn.1672-2469.2018.12.045</w:t>
        </w:r>
        <w:r w:rsidRPr="00FE7441">
          <w:rPr>
            <w:rFonts w:eastAsia="宋体" w:cs="Arial"/>
            <w:color w:val="000000"/>
            <w:sz w:val="21"/>
            <w:shd w:val="clear" w:color="auto" w:fill="FFFFFF"/>
          </w:rPr>
          <w:t xml:space="preserve"> ]</w:t>
        </w:r>
      </w:ins>
    </w:p>
    <w:p w14:paraId="156916F3" w14:textId="77777777" w:rsidR="00C64CD2" w:rsidDel="00304610" w:rsidRDefault="00C64CD2">
      <w:pPr>
        <w:pStyle w:val="ae"/>
        <w:spacing w:line="480" w:lineRule="auto"/>
        <w:ind w:firstLineChars="0" w:firstLine="0"/>
        <w:rPr>
          <w:del w:id="941" w:author="闫 凯嘉" w:date="2021-09-13T10:16:00Z"/>
          <w:rFonts w:eastAsia="宋体"/>
          <w:bCs/>
          <w:sz w:val="21"/>
        </w:rPr>
        <w:pPrChange w:id="942" w:author="闫 凯嘉" w:date="2021-09-13T09:17:00Z">
          <w:pPr>
            <w:pStyle w:val="ae"/>
            <w:numPr>
              <w:numId w:val="2"/>
            </w:numPr>
            <w:tabs>
              <w:tab w:val="num" w:pos="360"/>
              <w:tab w:val="num" w:pos="720"/>
            </w:tabs>
            <w:spacing w:line="480" w:lineRule="auto"/>
            <w:ind w:left="720" w:firstLineChars="0" w:hanging="720"/>
          </w:pPr>
        </w:pPrChange>
      </w:pPr>
      <w:del w:id="943" w:author="闫 凯嘉" w:date="2021-09-13T10:16:00Z">
        <w:r w:rsidDel="00304610">
          <w:rPr>
            <w:rFonts w:eastAsia="宋体"/>
            <w:sz w:val="21"/>
          </w:rPr>
          <w:delText>Xue Q, Liang K, Gan H Y and Chen. Post-seawater depth inversion based on Landsat-8OLI data [ J ]. Journal of Hainan Tropical Ocean University, 2017, 24 ( 05 ) : 63 – 68</w:delText>
        </w:r>
      </w:del>
      <w:ins w:id="944" w:author="闫 凯嘉" w:date="2021-09-13T10:16:00Z">
        <w:r w:rsidRPr="00304610">
          <w:t xml:space="preserve"> </w:t>
        </w:r>
        <w:proofErr w:type="spellStart"/>
        <w:r w:rsidRPr="00304610">
          <w:rPr>
            <w:rFonts w:eastAsia="宋体"/>
            <w:sz w:val="21"/>
          </w:rPr>
          <w:t>Xue</w:t>
        </w:r>
        <w:proofErr w:type="spellEnd"/>
        <w:r w:rsidRPr="00304610">
          <w:rPr>
            <w:rFonts w:eastAsia="宋体"/>
            <w:sz w:val="21"/>
          </w:rPr>
          <w:t xml:space="preserve"> Q, Liang K, Gan H Y and Chen. 2017. Post-seawater depth inversion based on Landsat-8OLI data [ J ]. Journal of Hainan Tropical Ocean University, 24 ( 05 ) : 63</w:t>
        </w:r>
      </w:ins>
      <w:ins w:id="945" w:author="闫 凯嘉" w:date="2021-09-13T10:17:00Z">
        <w:r>
          <w:rPr>
            <w:rFonts w:eastAsia="宋体"/>
            <w:sz w:val="21"/>
          </w:rPr>
          <w:t>-</w:t>
        </w:r>
      </w:ins>
      <w:ins w:id="946" w:author="闫 凯嘉" w:date="2021-09-13T10:16:00Z">
        <w:r w:rsidRPr="00304610">
          <w:rPr>
            <w:rFonts w:eastAsia="宋体"/>
            <w:sz w:val="21"/>
          </w:rPr>
          <w:t>68</w:t>
        </w:r>
      </w:ins>
    </w:p>
    <w:p w14:paraId="7BA23693" w14:textId="77777777" w:rsidR="00C64CD2" w:rsidDel="006718A1" w:rsidRDefault="00C64CD2">
      <w:pPr>
        <w:pStyle w:val="ae"/>
        <w:spacing w:line="480" w:lineRule="auto"/>
        <w:ind w:firstLineChars="0" w:firstLine="0"/>
        <w:rPr>
          <w:del w:id="947" w:author="闫 凯嘉" w:date="2021-09-13T10:18:00Z"/>
          <w:rFonts w:eastAsia="宋体"/>
          <w:bCs/>
          <w:sz w:val="21"/>
        </w:rPr>
        <w:pPrChange w:id="948" w:author="闫 凯嘉" w:date="2021-09-13T09:17:00Z">
          <w:pPr>
            <w:pStyle w:val="ae"/>
            <w:numPr>
              <w:numId w:val="2"/>
            </w:numPr>
            <w:tabs>
              <w:tab w:val="num" w:pos="360"/>
              <w:tab w:val="num" w:pos="720"/>
            </w:tabs>
            <w:spacing w:line="480" w:lineRule="auto"/>
            <w:ind w:left="720" w:firstLineChars="0" w:hanging="720"/>
          </w:pPr>
        </w:pPrChange>
      </w:pPr>
      <w:del w:id="949" w:author="闫 凯嘉" w:date="2021-09-13T10:18:00Z">
        <w:r w:rsidDel="006718A1">
          <w:rPr>
            <w:rFonts w:eastAsia="宋体" w:hint="eastAsia"/>
            <w:sz w:val="21"/>
          </w:rPr>
          <w:delText>ZENGA D R . Passive remote sensing techniques formapping water depth and bottom features LY</w:delText>
        </w:r>
        <w:r w:rsidDel="006718A1">
          <w:rPr>
            <w:rFonts w:eastAsia="宋体" w:hint="eastAsia"/>
            <w:sz w:val="21"/>
          </w:rPr>
          <w:delText>［</w:delText>
        </w:r>
        <w:r w:rsidDel="006718A1">
          <w:rPr>
            <w:rFonts w:eastAsia="宋体" w:hint="eastAsia"/>
            <w:sz w:val="21"/>
          </w:rPr>
          <w:delText>J</w:delText>
        </w:r>
        <w:r w:rsidDel="006718A1">
          <w:rPr>
            <w:rFonts w:eastAsia="宋体" w:hint="eastAsia"/>
            <w:sz w:val="21"/>
          </w:rPr>
          <w:delText>］</w:delText>
        </w:r>
        <w:r w:rsidDel="006718A1">
          <w:rPr>
            <w:rFonts w:eastAsia="宋体" w:hint="eastAsia"/>
            <w:sz w:val="21"/>
          </w:rPr>
          <w:delText>. Applied Optics,1978,17(3):379-383</w:delText>
        </w:r>
      </w:del>
      <w:ins w:id="950" w:author="闫 凯嘉" w:date="2021-09-13T10:18:00Z">
        <w:r w:rsidRPr="006718A1">
          <w:rPr>
            <w:rFonts w:hint="eastAsia"/>
          </w:rPr>
          <w:t xml:space="preserve"> </w:t>
        </w:r>
        <w:r w:rsidRPr="006718A1">
          <w:rPr>
            <w:rFonts w:eastAsia="宋体" w:hint="eastAsia"/>
            <w:sz w:val="21"/>
          </w:rPr>
          <w:t xml:space="preserve">ZENGA D R . 1978. Passive remote sensing techniques </w:t>
        </w:r>
        <w:proofErr w:type="spellStart"/>
        <w:r w:rsidRPr="006718A1">
          <w:rPr>
            <w:rFonts w:eastAsia="宋体" w:hint="eastAsia"/>
            <w:sz w:val="21"/>
          </w:rPr>
          <w:t>formapping</w:t>
        </w:r>
        <w:proofErr w:type="spellEnd"/>
        <w:r w:rsidRPr="006718A1">
          <w:rPr>
            <w:rFonts w:eastAsia="宋体" w:hint="eastAsia"/>
            <w:sz w:val="21"/>
          </w:rPr>
          <w:t xml:space="preserve"> water depth and bottom features LY</w:t>
        </w:r>
        <w:r w:rsidRPr="006718A1">
          <w:rPr>
            <w:rFonts w:eastAsia="宋体" w:hint="eastAsia"/>
            <w:sz w:val="21"/>
          </w:rPr>
          <w:t>［</w:t>
        </w:r>
        <w:r w:rsidRPr="006718A1">
          <w:rPr>
            <w:rFonts w:eastAsia="宋体" w:hint="eastAsia"/>
            <w:sz w:val="21"/>
          </w:rPr>
          <w:t>J</w:t>
        </w:r>
        <w:r w:rsidRPr="006718A1">
          <w:rPr>
            <w:rFonts w:eastAsia="宋体" w:hint="eastAsia"/>
            <w:sz w:val="21"/>
          </w:rPr>
          <w:t>］</w:t>
        </w:r>
        <w:r w:rsidRPr="006718A1">
          <w:rPr>
            <w:rFonts w:eastAsia="宋体" w:hint="eastAsia"/>
            <w:sz w:val="21"/>
          </w:rPr>
          <w:t>. Applied Optics, 17(3):379-383 [ DOI: 10.1364/ao.17.000379 ]</w:t>
        </w:r>
      </w:ins>
    </w:p>
    <w:p w14:paraId="19149E7D" w14:textId="77777777" w:rsidR="00C64CD2" w:rsidDel="00EE0AAB" w:rsidRDefault="00C64CD2">
      <w:pPr>
        <w:pStyle w:val="ae"/>
        <w:spacing w:line="480" w:lineRule="auto"/>
        <w:ind w:firstLineChars="0" w:firstLine="0"/>
        <w:rPr>
          <w:del w:id="951" w:author="闫 凯嘉" w:date="2021-09-13T10:20:00Z"/>
          <w:rFonts w:eastAsia="宋体"/>
          <w:bCs/>
          <w:sz w:val="21"/>
        </w:rPr>
        <w:pPrChange w:id="952" w:author="闫 凯嘉" w:date="2021-09-13T09:17:00Z">
          <w:pPr>
            <w:pStyle w:val="ae"/>
            <w:numPr>
              <w:numId w:val="2"/>
            </w:numPr>
            <w:tabs>
              <w:tab w:val="num" w:pos="360"/>
              <w:tab w:val="num" w:pos="720"/>
            </w:tabs>
            <w:spacing w:line="480" w:lineRule="auto"/>
            <w:ind w:left="720" w:firstLineChars="0" w:hanging="720"/>
          </w:pPr>
        </w:pPrChange>
      </w:pPr>
      <w:del w:id="953" w:author="闫 凯嘉" w:date="2021-09-13T10:20:00Z">
        <w:r w:rsidDel="00EE0AAB">
          <w:rPr>
            <w:rFonts w:eastAsia="宋体" w:hint="eastAsia"/>
            <w:sz w:val="21"/>
          </w:rPr>
          <w:delText>张磊</w:delText>
        </w:r>
        <w:r w:rsidDel="00EE0AAB">
          <w:rPr>
            <w:rFonts w:eastAsia="宋体" w:hint="eastAsia"/>
            <w:sz w:val="21"/>
          </w:rPr>
          <w:delText>,</w:delText>
        </w:r>
        <w:r w:rsidDel="00EE0AAB">
          <w:rPr>
            <w:rFonts w:eastAsia="宋体" w:hint="eastAsia"/>
            <w:sz w:val="21"/>
          </w:rPr>
          <w:delText>牟献友</w:delText>
        </w:r>
        <w:r w:rsidDel="00EE0AAB">
          <w:rPr>
            <w:rFonts w:eastAsia="宋体" w:hint="eastAsia"/>
            <w:sz w:val="21"/>
          </w:rPr>
          <w:delText>,</w:delText>
        </w:r>
        <w:r w:rsidDel="00EE0AAB">
          <w:rPr>
            <w:rFonts w:eastAsia="宋体" w:hint="eastAsia"/>
            <w:sz w:val="21"/>
          </w:rPr>
          <w:delText>冀鸿兰</w:delText>
        </w:r>
        <w:r w:rsidDel="00EE0AAB">
          <w:rPr>
            <w:rFonts w:eastAsia="宋体" w:hint="eastAsia"/>
            <w:sz w:val="21"/>
          </w:rPr>
          <w:delText>,</w:delText>
        </w:r>
        <w:r w:rsidDel="00EE0AAB">
          <w:rPr>
            <w:rFonts w:eastAsia="宋体" w:hint="eastAsia"/>
            <w:sz w:val="21"/>
          </w:rPr>
          <w:delText>张宝森</w:delText>
        </w:r>
        <w:r w:rsidDel="00EE0AAB">
          <w:rPr>
            <w:rFonts w:eastAsia="宋体" w:hint="eastAsia"/>
            <w:sz w:val="21"/>
          </w:rPr>
          <w:delText>.</w:delText>
        </w:r>
        <w:r w:rsidDel="00EE0AAB">
          <w:rPr>
            <w:rFonts w:eastAsia="宋体" w:hint="eastAsia"/>
            <w:sz w:val="21"/>
          </w:rPr>
          <w:delText>基于多波段遥感数据的库区水深反演研究</w:delText>
        </w:r>
        <w:r w:rsidDel="00EE0AAB">
          <w:rPr>
            <w:rFonts w:eastAsia="宋体" w:hint="eastAsia"/>
            <w:sz w:val="21"/>
          </w:rPr>
          <w:delText>[J].</w:delText>
        </w:r>
        <w:r w:rsidDel="00EE0AAB">
          <w:rPr>
            <w:rFonts w:eastAsia="宋体" w:hint="eastAsia"/>
            <w:sz w:val="21"/>
          </w:rPr>
          <w:delText>水利学报</w:delText>
        </w:r>
        <w:r w:rsidDel="00EE0AAB">
          <w:rPr>
            <w:rFonts w:eastAsia="宋体" w:hint="eastAsia"/>
            <w:sz w:val="21"/>
          </w:rPr>
          <w:delText>,2018,49(05):639-647</w:delText>
        </w:r>
      </w:del>
      <w:ins w:id="954" w:author="闫 凯嘉" w:date="2021-09-13T10:20:00Z">
        <w:r w:rsidRPr="00EE0AAB">
          <w:rPr>
            <w:rFonts w:hint="eastAsia"/>
          </w:rPr>
          <w:t xml:space="preserve"> </w:t>
        </w:r>
        <w:r w:rsidRPr="00EE0AAB">
          <w:rPr>
            <w:rFonts w:eastAsia="宋体" w:hint="eastAsia"/>
            <w:sz w:val="21"/>
          </w:rPr>
          <w:t xml:space="preserve">Zhang L, </w:t>
        </w:r>
        <w:proofErr w:type="spellStart"/>
        <w:r w:rsidRPr="00EE0AAB">
          <w:rPr>
            <w:rFonts w:eastAsia="宋体" w:hint="eastAsia"/>
            <w:sz w:val="21"/>
          </w:rPr>
          <w:t>Mou</w:t>
        </w:r>
        <w:proofErr w:type="spellEnd"/>
        <w:r w:rsidRPr="00EE0AAB">
          <w:rPr>
            <w:rFonts w:eastAsia="宋体" w:hint="eastAsia"/>
            <w:sz w:val="21"/>
          </w:rPr>
          <w:t xml:space="preserve"> X Y, Ji H L, Zhang B S. 2018. Research on Reservoir Water Depth Retrieval Based on Multi-band Remote Sensing Data[J].Journal of Hydraulic Engineering, </w:t>
        </w:r>
        <w:r w:rsidRPr="00EE0AAB">
          <w:rPr>
            <w:rFonts w:eastAsia="宋体" w:hint="eastAsia"/>
            <w:sz w:val="21"/>
          </w:rPr>
          <w:lastRenderedPageBreak/>
          <w:t>49(05):639-647 (</w:t>
        </w:r>
        <w:r w:rsidRPr="00EE0AAB">
          <w:rPr>
            <w:rFonts w:eastAsia="宋体" w:hint="eastAsia"/>
            <w:sz w:val="21"/>
          </w:rPr>
          <w:t>张磊</w:t>
        </w:r>
        <w:r w:rsidRPr="00EE0AAB">
          <w:rPr>
            <w:rFonts w:eastAsia="宋体" w:hint="eastAsia"/>
            <w:sz w:val="21"/>
          </w:rPr>
          <w:t xml:space="preserve">, </w:t>
        </w:r>
        <w:r w:rsidRPr="00EE0AAB">
          <w:rPr>
            <w:rFonts w:eastAsia="宋体" w:hint="eastAsia"/>
            <w:sz w:val="21"/>
          </w:rPr>
          <w:t>牟献友</w:t>
        </w:r>
        <w:r w:rsidRPr="00EE0AAB">
          <w:rPr>
            <w:rFonts w:eastAsia="宋体" w:hint="eastAsia"/>
            <w:sz w:val="21"/>
          </w:rPr>
          <w:t xml:space="preserve">, </w:t>
        </w:r>
        <w:r w:rsidRPr="00EE0AAB">
          <w:rPr>
            <w:rFonts w:eastAsia="宋体" w:hint="eastAsia"/>
            <w:sz w:val="21"/>
          </w:rPr>
          <w:t>冀鸿兰</w:t>
        </w:r>
        <w:r w:rsidRPr="00EE0AAB">
          <w:rPr>
            <w:rFonts w:eastAsia="宋体" w:hint="eastAsia"/>
            <w:sz w:val="21"/>
          </w:rPr>
          <w:t xml:space="preserve">, </w:t>
        </w:r>
        <w:r w:rsidRPr="00EE0AAB">
          <w:rPr>
            <w:rFonts w:eastAsia="宋体" w:hint="eastAsia"/>
            <w:sz w:val="21"/>
          </w:rPr>
          <w:t>张宝森</w:t>
        </w:r>
        <w:r w:rsidRPr="00EE0AAB">
          <w:rPr>
            <w:rFonts w:eastAsia="宋体" w:hint="eastAsia"/>
            <w:sz w:val="21"/>
          </w:rPr>
          <w:t xml:space="preserve">. 2018. </w:t>
        </w:r>
        <w:r w:rsidRPr="00EE0AAB">
          <w:rPr>
            <w:rFonts w:eastAsia="宋体" w:hint="eastAsia"/>
            <w:sz w:val="21"/>
          </w:rPr>
          <w:t>基于多波段遥感数据的库区水深反演研究</w:t>
        </w:r>
        <w:r w:rsidRPr="00EE0AAB">
          <w:rPr>
            <w:rFonts w:eastAsia="宋体" w:hint="eastAsia"/>
            <w:sz w:val="21"/>
          </w:rPr>
          <w:t>[J].</w:t>
        </w:r>
        <w:r w:rsidRPr="00EE0AAB">
          <w:rPr>
            <w:rFonts w:eastAsia="宋体" w:hint="eastAsia"/>
            <w:sz w:val="21"/>
          </w:rPr>
          <w:t>水利学报</w:t>
        </w:r>
        <w:r w:rsidRPr="00EE0AAB">
          <w:rPr>
            <w:rFonts w:eastAsia="宋体" w:hint="eastAsia"/>
            <w:sz w:val="21"/>
          </w:rPr>
          <w:t xml:space="preserve">, 49(05):639-647) [ DOI: </w:t>
        </w:r>
        <w:r w:rsidRPr="00EE0AAB">
          <w:rPr>
            <w:rFonts w:eastAsia="宋体"/>
            <w:sz w:val="21"/>
          </w:rPr>
          <w:t>10.13243/j.cnki.slxb.20171110 ]</w:t>
        </w:r>
      </w:ins>
    </w:p>
    <w:p w14:paraId="4710E944" w14:textId="77777777" w:rsidR="00C64CD2" w:rsidDel="00C819A6" w:rsidRDefault="00C64CD2">
      <w:pPr>
        <w:pStyle w:val="ae"/>
        <w:spacing w:line="480" w:lineRule="auto"/>
        <w:ind w:firstLineChars="0" w:firstLine="0"/>
        <w:rPr>
          <w:del w:id="955" w:author="闫 凯嘉" w:date="2021-09-13T10:23:00Z"/>
          <w:rFonts w:eastAsia="宋体"/>
          <w:bCs/>
          <w:sz w:val="21"/>
        </w:rPr>
        <w:pPrChange w:id="956" w:author="闫 凯嘉" w:date="2021-09-13T09:17:00Z">
          <w:pPr>
            <w:pStyle w:val="ae"/>
            <w:numPr>
              <w:numId w:val="2"/>
            </w:numPr>
            <w:tabs>
              <w:tab w:val="num" w:pos="360"/>
              <w:tab w:val="num" w:pos="720"/>
            </w:tabs>
            <w:spacing w:line="480" w:lineRule="auto"/>
            <w:ind w:left="720" w:firstLineChars="0" w:hanging="720"/>
          </w:pPr>
        </w:pPrChange>
      </w:pPr>
      <w:del w:id="957" w:author="闫 凯嘉" w:date="2021-09-13T10:23:00Z">
        <w:r w:rsidDel="00C819A6">
          <w:rPr>
            <w:rFonts w:eastAsia="宋体" w:hint="eastAsia"/>
            <w:sz w:val="21"/>
          </w:rPr>
          <w:delText>赵顺利</w:delText>
        </w:r>
        <w:r w:rsidDel="00C819A6">
          <w:rPr>
            <w:rFonts w:eastAsia="宋体" w:hint="eastAsia"/>
            <w:sz w:val="21"/>
          </w:rPr>
          <w:delText>,</w:delText>
        </w:r>
        <w:r w:rsidDel="00C819A6">
          <w:rPr>
            <w:rFonts w:eastAsia="宋体" w:hint="eastAsia"/>
            <w:sz w:val="21"/>
          </w:rPr>
          <w:delText>王建萍</w:delText>
        </w:r>
        <w:r w:rsidDel="00C819A6">
          <w:rPr>
            <w:rFonts w:eastAsia="宋体" w:hint="eastAsia"/>
            <w:sz w:val="21"/>
          </w:rPr>
          <w:delText>,</w:delText>
        </w:r>
        <w:r w:rsidDel="00C819A6">
          <w:rPr>
            <w:rFonts w:eastAsia="宋体" w:hint="eastAsia"/>
            <w:sz w:val="21"/>
          </w:rPr>
          <w:delText>王云飞</w:delText>
        </w:r>
        <w:r w:rsidDel="00C819A6">
          <w:rPr>
            <w:rFonts w:eastAsia="宋体" w:hint="eastAsia"/>
            <w:sz w:val="21"/>
          </w:rPr>
          <w:delText>.</w:delText>
        </w:r>
        <w:r w:rsidDel="00C819A6">
          <w:rPr>
            <w:rFonts w:eastAsia="宋体" w:hint="eastAsia"/>
            <w:sz w:val="21"/>
          </w:rPr>
          <w:delText>基于</w:delText>
        </w:r>
        <w:r w:rsidDel="00C819A6">
          <w:rPr>
            <w:rFonts w:eastAsia="宋体" w:hint="eastAsia"/>
            <w:sz w:val="21"/>
          </w:rPr>
          <w:delText>OLI</w:delText>
        </w:r>
        <w:r w:rsidDel="00C819A6">
          <w:rPr>
            <w:rFonts w:eastAsia="宋体" w:hint="eastAsia"/>
            <w:sz w:val="21"/>
          </w:rPr>
          <w:delText>遥感影像的错戳龙错盐湖水深反演研究</w:delText>
        </w:r>
        <w:r w:rsidDel="00C819A6">
          <w:rPr>
            <w:rFonts w:eastAsia="宋体" w:hint="eastAsia"/>
            <w:sz w:val="21"/>
          </w:rPr>
          <w:delText>[J].</w:delText>
        </w:r>
        <w:r w:rsidDel="00C819A6">
          <w:rPr>
            <w:rFonts w:eastAsia="宋体" w:hint="eastAsia"/>
            <w:sz w:val="21"/>
          </w:rPr>
          <w:delText>盐湖研究</w:delText>
        </w:r>
        <w:r w:rsidDel="00C819A6">
          <w:rPr>
            <w:rFonts w:eastAsia="宋体" w:hint="eastAsia"/>
            <w:sz w:val="21"/>
          </w:rPr>
          <w:delText>,2016,24(01):8-14</w:delText>
        </w:r>
      </w:del>
      <w:ins w:id="958" w:author="闫 凯嘉" w:date="2021-09-13T10:23:00Z">
        <w:r w:rsidRPr="00C819A6">
          <w:rPr>
            <w:rFonts w:hint="eastAsia"/>
          </w:rPr>
          <w:t xml:space="preserve"> </w:t>
        </w:r>
        <w:r w:rsidRPr="00C819A6">
          <w:rPr>
            <w:rFonts w:eastAsia="宋体" w:hint="eastAsia"/>
            <w:sz w:val="21"/>
          </w:rPr>
          <w:t xml:space="preserve">Zhao S L, Wang J P, Wang Y F. 2016. Research on the Inversion of Water Depth of Copa </w:t>
        </w:r>
        <w:proofErr w:type="spellStart"/>
        <w:r w:rsidRPr="00C819A6">
          <w:rPr>
            <w:rFonts w:eastAsia="宋体" w:hint="eastAsia"/>
            <w:sz w:val="21"/>
          </w:rPr>
          <w:t>Longcuo</w:t>
        </w:r>
        <w:proofErr w:type="spellEnd"/>
        <w:r w:rsidRPr="00C819A6">
          <w:rPr>
            <w:rFonts w:eastAsia="宋体" w:hint="eastAsia"/>
            <w:sz w:val="21"/>
          </w:rPr>
          <w:t xml:space="preserve"> Salt Lake Based on OLI Remote Sensing Images[J]. Salt Lake Research, 24(01):8-14 (</w:t>
        </w:r>
        <w:r w:rsidRPr="00C819A6">
          <w:rPr>
            <w:rFonts w:eastAsia="宋体" w:hint="eastAsia"/>
            <w:sz w:val="21"/>
          </w:rPr>
          <w:t>赵顺利</w:t>
        </w:r>
        <w:r w:rsidRPr="00C819A6">
          <w:rPr>
            <w:rFonts w:eastAsia="宋体" w:hint="eastAsia"/>
            <w:sz w:val="21"/>
          </w:rPr>
          <w:t xml:space="preserve">, </w:t>
        </w:r>
        <w:r w:rsidRPr="00C819A6">
          <w:rPr>
            <w:rFonts w:eastAsia="宋体" w:hint="eastAsia"/>
            <w:sz w:val="21"/>
          </w:rPr>
          <w:t>王建萍</w:t>
        </w:r>
        <w:r w:rsidRPr="00C819A6">
          <w:rPr>
            <w:rFonts w:eastAsia="宋体" w:hint="eastAsia"/>
            <w:sz w:val="21"/>
          </w:rPr>
          <w:t xml:space="preserve">, </w:t>
        </w:r>
        <w:r w:rsidRPr="00C819A6">
          <w:rPr>
            <w:rFonts w:eastAsia="宋体" w:hint="eastAsia"/>
            <w:sz w:val="21"/>
          </w:rPr>
          <w:t>王云飞</w:t>
        </w:r>
        <w:r w:rsidRPr="00C819A6">
          <w:rPr>
            <w:rFonts w:eastAsia="宋体" w:hint="eastAsia"/>
            <w:sz w:val="21"/>
          </w:rPr>
          <w:t xml:space="preserve">. 2016. </w:t>
        </w:r>
        <w:r w:rsidRPr="00C819A6">
          <w:rPr>
            <w:rFonts w:eastAsia="宋体" w:hint="eastAsia"/>
            <w:sz w:val="21"/>
          </w:rPr>
          <w:t>基于</w:t>
        </w:r>
        <w:r w:rsidRPr="00C819A6">
          <w:rPr>
            <w:rFonts w:eastAsia="宋体" w:hint="eastAsia"/>
            <w:sz w:val="21"/>
          </w:rPr>
          <w:t>OLI</w:t>
        </w:r>
        <w:r w:rsidRPr="00C819A6">
          <w:rPr>
            <w:rFonts w:eastAsia="宋体" w:hint="eastAsia"/>
            <w:sz w:val="21"/>
          </w:rPr>
          <w:t>遥感影像的错戳龙错盐湖水深反演研究</w:t>
        </w:r>
        <w:r w:rsidRPr="00C819A6">
          <w:rPr>
            <w:rFonts w:eastAsia="宋体" w:hint="eastAsia"/>
            <w:sz w:val="21"/>
          </w:rPr>
          <w:t xml:space="preserve">[J]. </w:t>
        </w:r>
        <w:r w:rsidRPr="00C819A6">
          <w:rPr>
            <w:rFonts w:eastAsia="宋体" w:hint="eastAsia"/>
            <w:sz w:val="21"/>
          </w:rPr>
          <w:t>盐湖研究</w:t>
        </w:r>
        <w:r w:rsidRPr="00C819A6">
          <w:rPr>
            <w:rFonts w:eastAsia="宋体" w:hint="eastAsia"/>
            <w:sz w:val="21"/>
          </w:rPr>
          <w:t>, 24(01):8-14) [ DOI: CNKI:SU</w:t>
        </w:r>
        <w:r w:rsidRPr="00C819A6">
          <w:rPr>
            <w:rFonts w:eastAsia="宋体"/>
            <w:sz w:val="21"/>
          </w:rPr>
          <w:t>N:YHYJ.0.2016-01-003 ]</w:t>
        </w:r>
      </w:ins>
    </w:p>
    <w:p w14:paraId="6ED1B6F5" w14:textId="77777777" w:rsidR="00C64CD2" w:rsidDel="008A274D" w:rsidRDefault="00C64CD2">
      <w:pPr>
        <w:pStyle w:val="ae"/>
        <w:spacing w:line="480" w:lineRule="auto"/>
        <w:ind w:firstLineChars="0" w:firstLine="0"/>
        <w:rPr>
          <w:del w:id="959" w:author="闫 凯嘉" w:date="2021-09-13T10:30:00Z"/>
          <w:rFonts w:eastAsia="宋体"/>
          <w:bCs/>
          <w:sz w:val="21"/>
        </w:rPr>
        <w:pPrChange w:id="960" w:author="闫 凯嘉" w:date="2021-09-13T09:17:00Z">
          <w:pPr>
            <w:pStyle w:val="ae"/>
            <w:numPr>
              <w:numId w:val="2"/>
            </w:numPr>
            <w:tabs>
              <w:tab w:val="num" w:pos="360"/>
              <w:tab w:val="num" w:pos="720"/>
            </w:tabs>
            <w:spacing w:line="480" w:lineRule="auto"/>
            <w:ind w:left="720" w:firstLineChars="0" w:hanging="720"/>
          </w:pPr>
        </w:pPrChange>
      </w:pPr>
      <w:del w:id="961" w:author="闫 凯嘉" w:date="2021-09-13T10:30:00Z">
        <w:r w:rsidDel="008A274D">
          <w:rPr>
            <w:rFonts w:eastAsia="宋体" w:hint="eastAsia"/>
            <w:sz w:val="21"/>
          </w:rPr>
          <w:delText>（</w:delText>
        </w:r>
        <w:r w:rsidDel="008A274D">
          <w:rPr>
            <w:rFonts w:eastAsia="宋体" w:cs="Arial" w:hint="eastAsia"/>
            <w:color w:val="000000"/>
            <w:sz w:val="21"/>
            <w:shd w:val="clear" w:color="auto" w:fill="FFFFFF"/>
          </w:rPr>
          <w:delText>周祖光</w:delText>
        </w:r>
        <w:r w:rsidDel="008A274D">
          <w:rPr>
            <w:rFonts w:eastAsia="宋体" w:cs="Arial" w:hint="eastAsia"/>
            <w:color w:val="000000"/>
            <w:sz w:val="21"/>
            <w:shd w:val="clear" w:color="auto" w:fill="FFFFFF"/>
          </w:rPr>
          <w:delText xml:space="preserve">. </w:delText>
        </w:r>
        <w:r w:rsidDel="008A274D">
          <w:rPr>
            <w:rFonts w:eastAsia="宋体" w:cs="Arial" w:hint="eastAsia"/>
            <w:color w:val="000000"/>
            <w:sz w:val="21"/>
            <w:shd w:val="clear" w:color="auto" w:fill="FFFFFF"/>
          </w:rPr>
          <w:delText>海南岛水资源状况与生态保护对</w:delText>
        </w:r>
        <w:r w:rsidDel="008A274D">
          <w:rPr>
            <w:rFonts w:eastAsia="宋体" w:cs="Arial" w:hint="eastAsia"/>
            <w:color w:val="000000"/>
            <w:sz w:val="21"/>
            <w:shd w:val="clear" w:color="auto" w:fill="FFFFFF"/>
          </w:rPr>
          <w:delText>策</w:delText>
        </w:r>
        <w:r w:rsidDel="008A274D">
          <w:rPr>
            <w:rFonts w:eastAsia="宋体" w:cs="Arial" w:hint="eastAsia"/>
            <w:color w:val="000000"/>
            <w:sz w:val="21"/>
            <w:shd w:val="clear" w:color="auto" w:fill="FFFFFF"/>
          </w:rPr>
          <w:delText xml:space="preserve">[A]. </w:delText>
        </w:r>
        <w:r w:rsidDel="008A274D">
          <w:rPr>
            <w:rFonts w:eastAsia="宋体" w:cs="Arial" w:hint="eastAsia"/>
            <w:color w:val="000000"/>
            <w:sz w:val="21"/>
            <w:shd w:val="clear" w:color="auto" w:fill="FFFFFF"/>
          </w:rPr>
          <w:delText>中国环境科学学会、环境保护部环境规划院、哈尔滨工业大学、哈尔滨师范大学、中国科学院南京地理与湖泊研究所</w:delText>
        </w:r>
        <w:r w:rsidDel="008A274D">
          <w:rPr>
            <w:rFonts w:eastAsia="宋体" w:cs="Arial" w:hint="eastAsia"/>
            <w:color w:val="000000"/>
            <w:sz w:val="21"/>
            <w:shd w:val="clear" w:color="auto" w:fill="FFFFFF"/>
          </w:rPr>
          <w:delText>.2013</w:delText>
        </w:r>
        <w:r w:rsidDel="008A274D">
          <w:rPr>
            <w:rFonts w:eastAsia="宋体" w:cs="Arial" w:hint="eastAsia"/>
            <w:color w:val="000000"/>
            <w:sz w:val="21"/>
            <w:shd w:val="clear" w:color="auto" w:fill="FFFFFF"/>
          </w:rPr>
          <w:delText>年水资源生态保护与水污染控制研讨会论文集</w:delText>
        </w:r>
        <w:r w:rsidDel="008A274D">
          <w:rPr>
            <w:rFonts w:eastAsia="宋体" w:cs="Arial" w:hint="eastAsia"/>
            <w:color w:val="000000"/>
            <w:sz w:val="21"/>
            <w:shd w:val="clear" w:color="auto" w:fill="FFFFFF"/>
          </w:rPr>
          <w:delText>[C].</w:delText>
        </w:r>
        <w:r w:rsidDel="008A274D">
          <w:rPr>
            <w:rFonts w:eastAsia="宋体" w:cs="Arial" w:hint="eastAsia"/>
            <w:color w:val="000000"/>
            <w:sz w:val="21"/>
            <w:shd w:val="clear" w:color="auto" w:fill="FFFFFF"/>
          </w:rPr>
          <w:delText>中国环境科学学会、环境保护部环境规划院、哈尔滨工业大学、哈尔滨师范大学、中国科学院南京地理与湖泊研究所</w:delText>
        </w:r>
        <w:r w:rsidDel="008A274D">
          <w:rPr>
            <w:rFonts w:eastAsia="宋体" w:cs="Arial" w:hint="eastAsia"/>
            <w:color w:val="000000"/>
            <w:sz w:val="21"/>
            <w:shd w:val="clear" w:color="auto" w:fill="FFFFFF"/>
          </w:rPr>
          <w:delText>:</w:delText>
        </w:r>
        <w:r w:rsidDel="008A274D">
          <w:rPr>
            <w:rFonts w:eastAsia="宋体" w:cs="Arial" w:hint="eastAsia"/>
            <w:color w:val="000000"/>
            <w:sz w:val="21"/>
            <w:shd w:val="clear" w:color="auto" w:fill="FFFFFF"/>
          </w:rPr>
          <w:delText>中国环境科学学会</w:delText>
        </w:r>
        <w:r w:rsidDel="008A274D">
          <w:rPr>
            <w:rFonts w:eastAsia="宋体" w:cs="Arial" w:hint="eastAsia"/>
            <w:color w:val="000000"/>
            <w:sz w:val="21"/>
            <w:shd w:val="clear" w:color="auto" w:fill="FFFFFF"/>
          </w:rPr>
          <w:delText>,2013:4.</w:delText>
        </w:r>
        <w:r w:rsidDel="008A274D">
          <w:rPr>
            <w:rFonts w:eastAsia="宋体" w:hint="eastAsia"/>
            <w:sz w:val="21"/>
          </w:rPr>
          <w:delText>）</w:delText>
        </w:r>
      </w:del>
      <w:ins w:id="962" w:author="闫 凯嘉" w:date="2021-09-13T10:30:00Z">
        <w:r w:rsidRPr="008A274D">
          <w:rPr>
            <w:rFonts w:eastAsia="宋体"/>
            <w:sz w:val="21"/>
          </w:rPr>
          <w:t>Zhou Z G. 2013. Water Resources Status and Ecological Protection Countermeasures in Hainan Island//Proceedings of the 2013 Symposium on Water Resources Ecological Protection and Water Pollution Control. China: Chinese Society of Environmental Sciences: 4 (</w:t>
        </w:r>
        <w:r w:rsidRPr="008A274D">
          <w:rPr>
            <w:rFonts w:eastAsia="宋体" w:hint="eastAsia"/>
            <w:sz w:val="21"/>
          </w:rPr>
          <w:t>周祖光</w:t>
        </w:r>
        <w:r w:rsidRPr="008A274D">
          <w:rPr>
            <w:rFonts w:eastAsia="宋体" w:hint="eastAsia"/>
            <w:sz w:val="21"/>
          </w:rPr>
          <w:t xml:space="preserve">. 2013. </w:t>
        </w:r>
        <w:r w:rsidRPr="008A274D">
          <w:rPr>
            <w:rFonts w:eastAsia="宋体" w:hint="eastAsia"/>
            <w:sz w:val="21"/>
          </w:rPr>
          <w:t>海南岛水资源状况与生态保护对策</w:t>
        </w:r>
        <w:r w:rsidRPr="008A274D">
          <w:rPr>
            <w:rFonts w:eastAsia="宋体" w:hint="eastAsia"/>
            <w:sz w:val="21"/>
          </w:rPr>
          <w:t>//2013</w:t>
        </w:r>
        <w:r w:rsidRPr="008A274D">
          <w:rPr>
            <w:rFonts w:eastAsia="宋体" w:hint="eastAsia"/>
            <w:sz w:val="21"/>
          </w:rPr>
          <w:t>年水资源生态保护与水污染控制研讨会论文集</w:t>
        </w:r>
        <w:r w:rsidRPr="008A274D">
          <w:rPr>
            <w:rFonts w:eastAsia="宋体" w:hint="eastAsia"/>
            <w:sz w:val="21"/>
          </w:rPr>
          <w:t xml:space="preserve">. </w:t>
        </w:r>
        <w:r w:rsidRPr="008A274D">
          <w:rPr>
            <w:rFonts w:eastAsia="宋体" w:hint="eastAsia"/>
            <w:sz w:val="21"/>
          </w:rPr>
          <w:t>中国</w:t>
        </w:r>
        <w:r w:rsidRPr="008A274D">
          <w:rPr>
            <w:rFonts w:eastAsia="宋体" w:hint="eastAsia"/>
            <w:sz w:val="21"/>
          </w:rPr>
          <w:t xml:space="preserve">: </w:t>
        </w:r>
        <w:r w:rsidRPr="008A274D">
          <w:rPr>
            <w:rFonts w:eastAsia="宋体" w:hint="eastAsia"/>
            <w:sz w:val="21"/>
          </w:rPr>
          <w:t>中国环境科学学会</w:t>
        </w:r>
        <w:r w:rsidRPr="008A274D">
          <w:rPr>
            <w:rFonts w:eastAsia="宋体" w:hint="eastAsia"/>
            <w:sz w:val="21"/>
          </w:rPr>
          <w:t>:4)</w:t>
        </w:r>
      </w:ins>
    </w:p>
    <w:p w14:paraId="7E64CC5C" w14:textId="77777777" w:rsidR="00C64CD2" w:rsidRDefault="00C64CD2" w:rsidP="00C64CD2">
      <w:pPr>
        <w:spacing w:line="480" w:lineRule="auto"/>
        <w:ind w:firstLine="0"/>
        <w:sectPr w:rsidR="00C64CD2">
          <w:type w:val="continuous"/>
          <w:pgSz w:w="11907" w:h="16216"/>
          <w:pgMar w:top="907" w:right="1134" w:bottom="907" w:left="1134" w:header="680" w:footer="567" w:gutter="0"/>
          <w:lnNumType w:countBy="1"/>
          <w:cols w:num="2" w:space="397"/>
          <w:titlePg/>
          <w:docGrid w:type="lines" w:linePitch="312"/>
        </w:sectPr>
      </w:pPr>
    </w:p>
    <w:p w14:paraId="7C00F342" w14:textId="77777777" w:rsidR="00C64CD2" w:rsidRDefault="00C64CD2" w:rsidP="00C64CD2">
      <w:pPr>
        <w:adjustRightInd w:val="0"/>
        <w:spacing w:line="480" w:lineRule="auto"/>
        <w:jc w:val="center"/>
        <w:rPr>
          <w:b/>
          <w:color w:val="000000"/>
          <w:sz w:val="32"/>
          <w:szCs w:val="32"/>
        </w:rPr>
      </w:pPr>
    </w:p>
    <w:p w14:paraId="4B812556" w14:textId="77777777" w:rsidR="00C64CD2" w:rsidRDefault="00C64CD2" w:rsidP="00C64CD2">
      <w:pPr>
        <w:adjustRightInd w:val="0"/>
        <w:spacing w:line="480" w:lineRule="auto"/>
        <w:jc w:val="center"/>
        <w:rPr>
          <w:b/>
          <w:color w:val="000000"/>
          <w:sz w:val="32"/>
          <w:szCs w:val="32"/>
        </w:rPr>
      </w:pPr>
    </w:p>
    <w:p w14:paraId="34821F8C" w14:textId="77777777" w:rsidR="00C64CD2" w:rsidRDefault="00C64CD2" w:rsidP="00C64CD2">
      <w:pPr>
        <w:adjustRightInd w:val="0"/>
        <w:spacing w:line="480" w:lineRule="auto"/>
        <w:jc w:val="center"/>
        <w:rPr>
          <w:b/>
          <w:color w:val="000000"/>
          <w:sz w:val="32"/>
          <w:szCs w:val="32"/>
        </w:rPr>
      </w:pPr>
      <w:r>
        <w:rPr>
          <w:b/>
          <w:color w:val="000000"/>
          <w:sz w:val="32"/>
          <w:szCs w:val="32"/>
        </w:rPr>
        <w:t xml:space="preserve">Water depth inversion of </w:t>
      </w:r>
      <w:proofErr w:type="spellStart"/>
      <w:r>
        <w:rPr>
          <w:b/>
          <w:color w:val="000000"/>
          <w:sz w:val="32"/>
          <w:szCs w:val="32"/>
        </w:rPr>
        <w:t>Niululing</w:t>
      </w:r>
      <w:proofErr w:type="spellEnd"/>
      <w:r>
        <w:rPr>
          <w:b/>
          <w:color w:val="000000"/>
          <w:sz w:val="32"/>
          <w:szCs w:val="32"/>
        </w:rPr>
        <w:t xml:space="preserve"> Reservoir in Hainan Province based on LANDSAT-8 OLI data</w:t>
      </w:r>
    </w:p>
    <w:p w14:paraId="7F010663" w14:textId="77777777" w:rsidR="00C64CD2" w:rsidRDefault="00C64CD2" w:rsidP="00C64CD2">
      <w:pPr>
        <w:adjustRightInd w:val="0"/>
        <w:spacing w:line="480" w:lineRule="auto"/>
        <w:jc w:val="center"/>
        <w:rPr>
          <w:b/>
          <w:color w:val="000000"/>
          <w:sz w:val="28"/>
          <w:szCs w:val="28"/>
        </w:rPr>
      </w:pPr>
      <w:r>
        <w:rPr>
          <w:rFonts w:hint="eastAsia"/>
          <w:b/>
          <w:color w:val="000000"/>
          <w:sz w:val="28"/>
          <w:szCs w:val="28"/>
        </w:rPr>
        <w:t xml:space="preserve">Zhang San, Qian </w:t>
      </w:r>
      <w:proofErr w:type="spellStart"/>
      <w:r>
        <w:rPr>
          <w:rFonts w:hint="eastAsia"/>
          <w:b/>
          <w:color w:val="000000"/>
          <w:sz w:val="28"/>
          <w:szCs w:val="28"/>
        </w:rPr>
        <w:t>Xuesen</w:t>
      </w:r>
      <w:proofErr w:type="spellEnd"/>
      <w:r>
        <w:rPr>
          <w:rFonts w:hint="eastAsia"/>
          <w:b/>
          <w:color w:val="000000"/>
          <w:sz w:val="28"/>
          <w:szCs w:val="28"/>
        </w:rPr>
        <w:t xml:space="preserve">, Li </w:t>
      </w:r>
      <w:proofErr w:type="spellStart"/>
      <w:r>
        <w:rPr>
          <w:rFonts w:hint="eastAsia"/>
          <w:b/>
          <w:color w:val="000000"/>
          <w:sz w:val="28"/>
          <w:szCs w:val="28"/>
        </w:rPr>
        <w:t>Guangsi</w:t>
      </w:r>
      <w:proofErr w:type="spellEnd"/>
      <w:r>
        <w:rPr>
          <w:rFonts w:hint="eastAsia"/>
          <w:b/>
          <w:color w:val="000000"/>
          <w:sz w:val="28"/>
          <w:szCs w:val="28"/>
        </w:rPr>
        <w:t xml:space="preserve">, Li </w:t>
      </w:r>
      <w:proofErr w:type="spellStart"/>
      <w:r>
        <w:rPr>
          <w:rFonts w:hint="eastAsia"/>
          <w:b/>
          <w:color w:val="000000"/>
          <w:sz w:val="28"/>
          <w:szCs w:val="28"/>
        </w:rPr>
        <w:t>xiaowen</w:t>
      </w:r>
      <w:proofErr w:type="spellEnd"/>
    </w:p>
    <w:p w14:paraId="655EFD92" w14:textId="77777777" w:rsidR="00C64CD2" w:rsidRDefault="00C64CD2" w:rsidP="00C64CD2">
      <w:pPr>
        <w:spacing w:line="480" w:lineRule="auto"/>
        <w:ind w:left="454" w:right="454" w:firstLine="0"/>
        <w:jc w:val="center"/>
        <w:rPr>
          <w:i/>
          <w:color w:val="000000"/>
          <w:sz w:val="17"/>
          <w:szCs w:val="17"/>
        </w:rPr>
      </w:pPr>
      <w:r>
        <w:rPr>
          <w:color w:val="000000"/>
          <w:sz w:val="17"/>
          <w:szCs w:val="17"/>
        </w:rPr>
        <w:t>1.</w:t>
      </w:r>
      <w:r>
        <w:rPr>
          <w:i/>
          <w:color w:val="000000"/>
          <w:sz w:val="17"/>
          <w:szCs w:val="17"/>
        </w:rPr>
        <w:t xml:space="preserve"> </w:t>
      </w:r>
      <w:r>
        <w:rPr>
          <w:rFonts w:hint="eastAsia"/>
          <w:i/>
          <w:color w:val="000000"/>
          <w:sz w:val="17"/>
          <w:szCs w:val="17"/>
        </w:rPr>
        <w:t>School of city and environment</w:t>
      </w:r>
      <w:r>
        <w:rPr>
          <w:i/>
          <w:color w:val="000000"/>
          <w:sz w:val="17"/>
          <w:szCs w:val="17"/>
        </w:rPr>
        <w:t xml:space="preserve">, </w:t>
      </w:r>
      <w:r>
        <w:rPr>
          <w:rFonts w:hint="eastAsia"/>
          <w:i/>
          <w:color w:val="000000"/>
          <w:sz w:val="17"/>
          <w:szCs w:val="17"/>
        </w:rPr>
        <w:t>Northwest</w:t>
      </w:r>
      <w:r>
        <w:rPr>
          <w:i/>
          <w:color w:val="000000"/>
          <w:sz w:val="17"/>
          <w:szCs w:val="17"/>
        </w:rPr>
        <w:t xml:space="preserve"> University,</w:t>
      </w:r>
      <w:r>
        <w:rPr>
          <w:sz w:val="17"/>
          <w:szCs w:val="17"/>
        </w:rPr>
        <w:t xml:space="preserve"> </w:t>
      </w:r>
      <w:r>
        <w:rPr>
          <w:rFonts w:hint="eastAsia"/>
          <w:i/>
          <w:color w:val="000000"/>
          <w:sz w:val="17"/>
          <w:szCs w:val="17"/>
        </w:rPr>
        <w:t>Xi</w:t>
      </w:r>
      <w:r>
        <w:rPr>
          <w:i/>
          <w:color w:val="000000"/>
          <w:sz w:val="17"/>
          <w:szCs w:val="17"/>
        </w:rPr>
        <w:t>’</w:t>
      </w:r>
      <w:r>
        <w:rPr>
          <w:rFonts w:hint="eastAsia"/>
          <w:i/>
          <w:color w:val="000000"/>
          <w:sz w:val="17"/>
          <w:szCs w:val="17"/>
        </w:rPr>
        <w:t>an</w:t>
      </w:r>
      <w:r>
        <w:rPr>
          <w:i/>
          <w:iCs/>
          <w:color w:val="000000"/>
          <w:sz w:val="17"/>
          <w:szCs w:val="17"/>
        </w:rPr>
        <w:t xml:space="preserve"> </w:t>
      </w:r>
    </w:p>
    <w:p w14:paraId="0832C2C1" w14:textId="77777777" w:rsidR="00C64CD2" w:rsidRDefault="00C64CD2" w:rsidP="00C64CD2">
      <w:pPr>
        <w:ind w:firstLine="0"/>
        <w:rPr>
          <w:b/>
          <w:color w:val="000000"/>
          <w:sz w:val="32"/>
          <w:szCs w:val="32"/>
        </w:rPr>
      </w:pPr>
      <w:proofErr w:type="spellStart"/>
      <w:r>
        <w:rPr>
          <w:b/>
          <w:color w:val="000000"/>
          <w:sz w:val="18"/>
        </w:rPr>
        <w:t>Abstract</w:t>
      </w:r>
      <w:r>
        <w:rPr>
          <w:b/>
          <w:bCs/>
          <w:color w:val="000000"/>
          <w:sz w:val="18"/>
        </w:rPr>
        <w:t>:</w:t>
      </w:r>
      <w:r>
        <w:rPr>
          <w:b/>
          <w:color w:val="000000"/>
          <w:sz w:val="18"/>
        </w:rPr>
        <w:t>Object</w:t>
      </w:r>
      <w:proofErr w:type="spellEnd"/>
      <w:r>
        <w:rPr>
          <w:rFonts w:hint="eastAsia"/>
          <w:b/>
          <w:color w:val="000000"/>
          <w:sz w:val="18"/>
        </w:rPr>
        <w:t xml:space="preserve"> </w:t>
      </w:r>
      <w:ins w:id="963" w:author="焱高" w:date="2021-09-12T23:49:00Z">
        <w:r>
          <w:rPr>
            <w:rFonts w:hint="eastAsia"/>
            <w:color w:val="000000"/>
            <w:sz w:val="18"/>
          </w:rPr>
          <w:t xml:space="preserve">In recent years, </w:t>
        </w:r>
      </w:ins>
      <w:ins w:id="964" w:author="焱高" w:date="2021-09-12T23:51:00Z">
        <w:r>
          <w:rPr>
            <w:rFonts w:hint="eastAsia"/>
            <w:color w:val="000000"/>
            <w:sz w:val="18"/>
          </w:rPr>
          <w:t>floods</w:t>
        </w:r>
      </w:ins>
      <w:ins w:id="965" w:author="焱高" w:date="2021-09-12T23:49:00Z">
        <w:r>
          <w:rPr>
            <w:rFonts w:hint="eastAsia"/>
            <w:color w:val="000000"/>
            <w:sz w:val="18"/>
          </w:rPr>
          <w:t xml:space="preserve"> has caused great losses, </w:t>
        </w:r>
      </w:ins>
      <w:ins w:id="966" w:author="焱高" w:date="2021-09-12T23:52:00Z">
        <w:r>
          <w:rPr>
            <w:rFonts w:hint="eastAsia"/>
            <w:color w:val="000000"/>
            <w:sz w:val="18"/>
          </w:rPr>
          <w:t>while</w:t>
        </w:r>
      </w:ins>
      <w:ins w:id="967" w:author="焱高" w:date="2021-09-12T23:49:00Z">
        <w:r>
          <w:rPr>
            <w:rFonts w:hint="eastAsia"/>
            <w:color w:val="000000"/>
            <w:sz w:val="18"/>
          </w:rPr>
          <w:t xml:space="preserve"> water resources assessment ha</w:t>
        </w:r>
      </w:ins>
      <w:ins w:id="968" w:author="焱高" w:date="2021-09-12T23:55:00Z">
        <w:r>
          <w:rPr>
            <w:rFonts w:hint="eastAsia"/>
            <w:color w:val="000000"/>
            <w:sz w:val="18"/>
          </w:rPr>
          <w:t>s</w:t>
        </w:r>
      </w:ins>
      <w:ins w:id="969" w:author="焱高" w:date="2021-09-12T23:49:00Z">
        <w:r>
          <w:rPr>
            <w:rFonts w:hint="eastAsia"/>
            <w:color w:val="000000"/>
            <w:sz w:val="18"/>
          </w:rPr>
          <w:t xml:space="preserve"> become a top priority, water depth detection is an important step in water resources assessment. For water depth detection, </w:t>
        </w:r>
      </w:ins>
      <w:ins w:id="970" w:author="焱高" w:date="2021-09-12T23:58:00Z">
        <w:r>
          <w:rPr>
            <w:rFonts w:hint="eastAsia"/>
            <w:color w:val="000000"/>
            <w:sz w:val="18"/>
          </w:rPr>
          <w:t xml:space="preserve">improve algorithm model and </w:t>
        </w:r>
      </w:ins>
      <w:ins w:id="971" w:author="焱高" w:date="2021-09-12T23:49:00Z">
        <w:r>
          <w:rPr>
            <w:rFonts w:hint="eastAsia"/>
            <w:color w:val="000000"/>
            <w:sz w:val="18"/>
          </w:rPr>
          <w:t>improve the accuracy of water depth inversion model</w:t>
        </w:r>
      </w:ins>
      <w:ins w:id="972" w:author="焱高" w:date="2021-09-12T23:58:00Z">
        <w:r>
          <w:rPr>
            <w:rFonts w:hint="eastAsia"/>
            <w:color w:val="000000"/>
            <w:sz w:val="18"/>
          </w:rPr>
          <w:t xml:space="preserve"> </w:t>
        </w:r>
      </w:ins>
      <w:ins w:id="973" w:author="焱高" w:date="2021-09-12T23:49:00Z">
        <w:r>
          <w:rPr>
            <w:rFonts w:hint="eastAsia"/>
            <w:color w:val="000000"/>
            <w:sz w:val="18"/>
          </w:rPr>
          <w:t xml:space="preserve">has become an important content. </w:t>
        </w:r>
      </w:ins>
      <w:ins w:id="974" w:author="焱高" w:date="2021-09-13T00:05:00Z">
        <w:r>
          <w:rPr>
            <w:rFonts w:hint="eastAsia"/>
            <w:color w:val="000000"/>
            <w:sz w:val="18"/>
          </w:rPr>
          <w:t>Because of</w:t>
        </w:r>
      </w:ins>
      <w:ins w:id="975" w:author="焱高" w:date="2021-09-12T23:49:00Z">
        <w:r>
          <w:rPr>
            <w:rFonts w:hint="eastAsia"/>
            <w:color w:val="000000"/>
            <w:sz w:val="18"/>
          </w:rPr>
          <w:t xml:space="preserve"> the </w:t>
        </w:r>
      </w:ins>
      <w:ins w:id="976" w:author="焱高" w:date="2021-09-13T00:07:00Z">
        <w:r>
          <w:rPr>
            <w:rFonts w:hint="eastAsia"/>
            <w:color w:val="000000"/>
            <w:sz w:val="18"/>
          </w:rPr>
          <w:t>albedo independent bathymetry algorithm (B algorithm) model</w:t>
        </w:r>
        <w:r>
          <w:rPr>
            <w:color w:val="000000"/>
            <w:sz w:val="18"/>
          </w:rPr>
          <w:t>’</w:t>
        </w:r>
        <w:r>
          <w:rPr>
            <w:rFonts w:hint="eastAsia"/>
            <w:color w:val="000000"/>
            <w:sz w:val="18"/>
          </w:rPr>
          <w:t xml:space="preserve">s </w:t>
        </w:r>
      </w:ins>
      <w:ins w:id="977" w:author="焱高" w:date="2021-09-12T23:49:00Z">
        <w:r>
          <w:rPr>
            <w:rFonts w:hint="eastAsia"/>
            <w:color w:val="000000"/>
            <w:sz w:val="18"/>
          </w:rPr>
          <w:t xml:space="preserve">inaccurate inversion accuracy of water body with depth less than 30m and boundary in the bottom, this study proposes a processing method of zonal inversion and mean filtering of abnormal pixels at the boundary. </w:t>
        </w:r>
      </w:ins>
      <w:ins w:id="978" w:author="焱高" w:date="2021-09-13T00:08:00Z">
        <w:r>
          <w:rPr>
            <w:rFonts w:hint="eastAsia"/>
            <w:color w:val="000000"/>
            <w:sz w:val="18"/>
          </w:rPr>
          <w:t>T</w:t>
        </w:r>
      </w:ins>
      <w:ins w:id="979" w:author="焱高" w:date="2021-09-12T23:49:00Z">
        <w:r>
          <w:rPr>
            <w:rFonts w:hint="eastAsia"/>
            <w:color w:val="000000"/>
            <w:sz w:val="18"/>
          </w:rPr>
          <w:t>his study</w:t>
        </w:r>
      </w:ins>
      <w:ins w:id="980" w:author="焱高" w:date="2021-09-13T00:08:00Z">
        <w:r>
          <w:rPr>
            <w:rFonts w:hint="eastAsia"/>
            <w:color w:val="000000"/>
            <w:sz w:val="18"/>
          </w:rPr>
          <w:t xml:space="preserve"> use</w:t>
        </w:r>
      </w:ins>
      <w:ins w:id="981" w:author="焱高" w:date="2021-09-13T00:10:00Z">
        <w:r>
          <w:rPr>
            <w:rFonts w:hint="eastAsia"/>
            <w:color w:val="000000"/>
            <w:sz w:val="18"/>
          </w:rPr>
          <w:t>s</w:t>
        </w:r>
      </w:ins>
      <w:ins w:id="982" w:author="焱高" w:date="2021-09-12T23:49:00Z">
        <w:r>
          <w:rPr>
            <w:rFonts w:hint="eastAsia"/>
            <w:color w:val="000000"/>
            <w:sz w:val="18"/>
          </w:rPr>
          <w:t xml:space="preserve"> the water depth data of </w:t>
        </w:r>
      </w:ins>
      <w:ins w:id="983" w:author="焱高" w:date="2021-09-12T23:59:00Z">
        <w:r>
          <w:rPr>
            <w:rFonts w:hint="eastAsia"/>
            <w:color w:val="000000"/>
            <w:sz w:val="18"/>
          </w:rPr>
          <w:t>FW</w:t>
        </w:r>
      </w:ins>
      <w:ins w:id="984" w:author="焱高" w:date="2021-09-12T23:49:00Z">
        <w:r>
          <w:rPr>
            <w:rFonts w:hint="eastAsia"/>
            <w:color w:val="000000"/>
            <w:sz w:val="18"/>
          </w:rPr>
          <w:t>-</w:t>
        </w:r>
      </w:ins>
      <w:ins w:id="985" w:author="焱高" w:date="2021-09-12T23:59:00Z">
        <w:r>
          <w:rPr>
            <w:rFonts w:hint="eastAsia"/>
            <w:color w:val="000000"/>
            <w:sz w:val="18"/>
          </w:rPr>
          <w:t>S</w:t>
        </w:r>
      </w:ins>
      <w:ins w:id="986" w:author="焱高" w:date="2021-09-13T00:00:00Z">
        <w:r>
          <w:rPr>
            <w:rFonts w:hint="eastAsia"/>
            <w:color w:val="000000"/>
            <w:sz w:val="18"/>
          </w:rPr>
          <w:t>FCC</w:t>
        </w:r>
      </w:ins>
      <w:ins w:id="987" w:author="焱高" w:date="2021-09-12T23:49:00Z">
        <w:r>
          <w:rPr>
            <w:rFonts w:hint="eastAsia"/>
            <w:color w:val="000000"/>
            <w:sz w:val="18"/>
          </w:rPr>
          <w:t xml:space="preserve"> handheld ultrasonic sounder in </w:t>
        </w:r>
        <w:proofErr w:type="spellStart"/>
        <w:r>
          <w:rPr>
            <w:rFonts w:hint="eastAsia"/>
            <w:color w:val="000000"/>
            <w:sz w:val="18"/>
          </w:rPr>
          <w:t>Niululing</w:t>
        </w:r>
        <w:proofErr w:type="spellEnd"/>
        <w:r>
          <w:rPr>
            <w:rFonts w:hint="eastAsia"/>
            <w:color w:val="000000"/>
            <w:sz w:val="18"/>
          </w:rPr>
          <w:t xml:space="preserve"> reservoir, Hainan and the data of water depth inversion from</w:t>
        </w:r>
      </w:ins>
      <w:r>
        <w:rPr>
          <w:rFonts w:hint="eastAsia"/>
          <w:color w:val="000000"/>
          <w:sz w:val="18"/>
        </w:rPr>
        <w:t xml:space="preserve"> LandSat-8 OLI</w:t>
      </w:r>
      <w:ins w:id="988" w:author="焱高" w:date="2021-09-12T23:49:00Z">
        <w:r>
          <w:rPr>
            <w:rFonts w:hint="eastAsia"/>
            <w:color w:val="000000"/>
            <w:sz w:val="18"/>
          </w:rPr>
          <w:t xml:space="preserve"> satellite remote sensing images</w:t>
        </w:r>
      </w:ins>
      <w:ins w:id="989" w:author="焱高" w:date="2021-09-13T00:09:00Z">
        <w:r>
          <w:rPr>
            <w:rFonts w:hint="eastAsia"/>
            <w:color w:val="000000"/>
            <w:sz w:val="18"/>
          </w:rPr>
          <w:t>,</w:t>
        </w:r>
      </w:ins>
      <w:ins w:id="990" w:author="焱高" w:date="2021-09-12T23:49:00Z">
        <w:r>
          <w:rPr>
            <w:rFonts w:hint="eastAsia"/>
            <w:color w:val="000000"/>
            <w:sz w:val="18"/>
          </w:rPr>
          <w:t xml:space="preserve"> compare the water depth estimation accuracy and stability of B algorithm model, single band model and band ratio model, and select b algorithm to analyze the error between non partition inversion model and partition inversion model. The results show that although the red/Blue ratio algorithm model has </w:t>
        </w:r>
        <w:r>
          <w:rPr>
            <w:rFonts w:hint="eastAsia"/>
            <w:color w:val="000000"/>
            <w:sz w:val="18"/>
          </w:rPr>
          <w:lastRenderedPageBreak/>
          <w:t xml:space="preserve">the best fitting effect in the multi band model, the maximum and minimum water depth of the B algorithm model </w:t>
        </w:r>
      </w:ins>
      <w:ins w:id="991" w:author="焱高" w:date="2021-09-13T00:13:00Z">
        <w:r>
          <w:rPr>
            <w:rFonts w:hint="eastAsia"/>
            <w:color w:val="000000"/>
            <w:sz w:val="18"/>
          </w:rPr>
          <w:t>are better</w:t>
        </w:r>
      </w:ins>
      <w:ins w:id="992" w:author="焱高" w:date="2021-09-12T23:49:00Z">
        <w:r>
          <w:rPr>
            <w:rFonts w:hint="eastAsia"/>
            <w:color w:val="000000"/>
            <w:sz w:val="18"/>
          </w:rPr>
          <w:t xml:space="preserve">, </w:t>
        </w:r>
      </w:ins>
      <w:ins w:id="993" w:author="焱高" w:date="2021-09-13T00:13:00Z">
        <w:r>
          <w:rPr>
            <w:rFonts w:hint="eastAsia"/>
            <w:color w:val="000000"/>
            <w:sz w:val="18"/>
          </w:rPr>
          <w:t>while</w:t>
        </w:r>
      </w:ins>
      <w:ins w:id="994" w:author="焱高" w:date="2021-09-12T23:49:00Z">
        <w:r>
          <w:rPr>
            <w:rFonts w:hint="eastAsia"/>
            <w:color w:val="000000"/>
            <w:sz w:val="18"/>
          </w:rPr>
          <w:t xml:space="preserve"> the fitting effect of the single band model is poor. Compared with the </w:t>
        </w:r>
        <w:proofErr w:type="spellStart"/>
        <w:r>
          <w:rPr>
            <w:rFonts w:hint="eastAsia"/>
            <w:color w:val="000000"/>
            <w:sz w:val="18"/>
          </w:rPr>
          <w:t>non zonal</w:t>
        </w:r>
        <w:proofErr w:type="spellEnd"/>
        <w:r>
          <w:rPr>
            <w:rFonts w:hint="eastAsia"/>
            <w:color w:val="000000"/>
            <w:sz w:val="18"/>
          </w:rPr>
          <w:t xml:space="preserve"> inversion model of B algorithm, after zonal inversion and boundary outlier filtering of B algorithm, the average relative error is significantly reduced, and the regional distribution of water depth below 30m is more concentrated. This study provides experimental proof and theoretical support for selecting the model after B algorithm zoning inversion and boundary anomaly filtering for water depth inversion.</w:t>
        </w:r>
      </w:ins>
      <w:del w:id="995" w:author="焱高" w:date="2021-09-12T23:49:00Z">
        <w:r>
          <w:rPr>
            <w:rFonts w:hint="eastAsia"/>
            <w:color w:val="000000"/>
            <w:sz w:val="18"/>
          </w:rPr>
          <w:delText>Based on the measured water depth data of fw-sfcc handheld ultrasonic sounder, this paper carries out water depth inversion through landsat-8 oli satellite remote sensing image, and compares and analyzes the accuracy and stability of bottom albedo independent water depth measurement algorithm (B algorithm) and multi band model water depth estimation. The results show that the B algorithm model is the optimal model for Niululing remote sensing sounding. Aiming at the defect of inaccurate inversion accuracy of water body with depth less than 30m and boundary in B algorithm model, a processing method of zonal inversion and mean filtering of abnormal pixels at the boundary is proposed. The results show that the average absolute error and average relative error are improved. The inversion shows that the partition B algorithm model is reliable and the accuracy meets the requirements, which provides advance experience and method for further dynamically mastering the change of water depth in Hainan Island.</w:delText>
        </w:r>
      </w:del>
    </w:p>
    <w:p w14:paraId="1E660B21" w14:textId="77777777" w:rsidR="00C64CD2" w:rsidRDefault="00C64CD2" w:rsidP="00C64CD2">
      <w:pPr>
        <w:spacing w:line="480" w:lineRule="auto"/>
        <w:ind w:firstLine="0"/>
        <w:rPr>
          <w:b/>
          <w:color w:val="000000"/>
        </w:rPr>
      </w:pPr>
    </w:p>
    <w:p w14:paraId="4BC5C07D" w14:textId="77777777" w:rsidR="00C64CD2" w:rsidRDefault="00C64CD2" w:rsidP="00C64CD2">
      <w:pPr>
        <w:spacing w:line="480" w:lineRule="auto"/>
        <w:ind w:firstLine="0"/>
        <w:rPr>
          <w:color w:val="000000"/>
        </w:rPr>
      </w:pPr>
      <w:r w:rsidRPr="00DB58AA">
        <w:rPr>
          <w:b/>
          <w:color w:val="000000"/>
          <w:szCs w:val="20"/>
        </w:rPr>
        <w:t xml:space="preserve">Key words: </w:t>
      </w:r>
      <w:proofErr w:type="spellStart"/>
      <w:r w:rsidRPr="00DB58AA">
        <w:rPr>
          <w:color w:val="000000"/>
          <w:szCs w:val="20"/>
        </w:rPr>
        <w:t>Niululing</w:t>
      </w:r>
      <w:proofErr w:type="spellEnd"/>
      <w:r w:rsidRPr="00DB58AA">
        <w:rPr>
          <w:color w:val="000000"/>
          <w:szCs w:val="20"/>
        </w:rPr>
        <w:t xml:space="preserve"> Reservoir; </w:t>
      </w:r>
      <w:ins w:id="996" w:author="焱高" w:date="2021-09-13T00:15:00Z">
        <w:r>
          <w:rPr>
            <w:color w:val="000000"/>
            <w:szCs w:val="20"/>
            <w:rPrChange w:id="997" w:author="焱高" w:date="2021-09-13T00:21:00Z">
              <w:rPr>
                <w:color w:val="000000"/>
                <w:sz w:val="18"/>
              </w:rPr>
            </w:rPrChange>
          </w:rPr>
          <w:t>Albedo Independent Bathymetry Algorithm</w:t>
        </w:r>
      </w:ins>
      <w:r w:rsidRPr="00DB58AA">
        <w:rPr>
          <w:color w:val="000000"/>
          <w:szCs w:val="20"/>
        </w:rPr>
        <w:t xml:space="preserve">; </w:t>
      </w:r>
      <w:r>
        <w:rPr>
          <w:rFonts w:hint="eastAsia"/>
          <w:color w:val="000000"/>
          <w:szCs w:val="20"/>
        </w:rPr>
        <w:t>B</w:t>
      </w:r>
      <w:r>
        <w:rPr>
          <w:rFonts w:hint="eastAsia"/>
          <w:color w:val="000000"/>
        </w:rPr>
        <w:t xml:space="preserve">athymetric </w:t>
      </w:r>
      <w:r>
        <w:rPr>
          <w:rFonts w:hint="eastAsia"/>
          <w:color w:val="000000"/>
          <w:szCs w:val="20"/>
        </w:rPr>
        <w:t>S</w:t>
      </w:r>
      <w:r>
        <w:rPr>
          <w:rFonts w:hint="eastAsia"/>
          <w:color w:val="000000"/>
        </w:rPr>
        <w:t>urvey</w:t>
      </w:r>
      <w:ins w:id="998" w:author="焱高" w:date="2021-09-13T00:17:00Z">
        <w:r>
          <w:rPr>
            <w:rFonts w:hint="eastAsia"/>
            <w:color w:val="000000"/>
          </w:rPr>
          <w:t>;</w:t>
        </w:r>
      </w:ins>
      <w:ins w:id="999" w:author="焱高" w:date="2021-09-13T00:18:00Z">
        <w:r>
          <w:rPr>
            <w:rFonts w:hint="eastAsia"/>
            <w:color w:val="000000"/>
          </w:rPr>
          <w:t xml:space="preserve"> </w:t>
        </w:r>
      </w:ins>
      <w:ins w:id="1000" w:author="焱高" w:date="2021-09-13T00:17:00Z">
        <w:r>
          <w:rPr>
            <w:rFonts w:hint="eastAsia"/>
            <w:color w:val="000000"/>
          </w:rPr>
          <w:t xml:space="preserve">Zonal </w:t>
        </w:r>
      </w:ins>
      <w:r>
        <w:rPr>
          <w:rFonts w:hint="eastAsia"/>
          <w:color w:val="000000"/>
        </w:rPr>
        <w:t>Water Depth Inversion</w:t>
      </w:r>
      <w:ins w:id="1001" w:author="焱高" w:date="2021-09-13T00:17:00Z">
        <w:r>
          <w:rPr>
            <w:rFonts w:hint="eastAsia"/>
            <w:color w:val="000000"/>
          </w:rPr>
          <w:t>; Mean filtering</w:t>
        </w:r>
      </w:ins>
    </w:p>
    <w:p w14:paraId="7C764A88" w14:textId="77777777" w:rsidR="00C64CD2" w:rsidRDefault="00C64CD2" w:rsidP="00C64CD2">
      <w:pPr>
        <w:widowControl/>
        <w:wordWrap w:val="0"/>
        <w:snapToGrid/>
        <w:spacing w:line="300" w:lineRule="atLeast"/>
        <w:ind w:firstLine="0"/>
        <w:rPr>
          <w:rFonts w:eastAsia="宋体"/>
          <w:color w:val="00B050"/>
        </w:rPr>
      </w:pPr>
      <w:r>
        <w:rPr>
          <w:b/>
          <w:bCs/>
          <w:szCs w:val="20"/>
        </w:rPr>
        <w:t>S</w:t>
      </w:r>
      <w:r>
        <w:rPr>
          <w:rFonts w:hint="eastAsia"/>
          <w:b/>
          <w:bCs/>
          <w:szCs w:val="20"/>
        </w:rPr>
        <w:t>upported by</w:t>
      </w:r>
      <w:r>
        <w:rPr>
          <w:rFonts w:eastAsia="黑体"/>
          <w:b/>
          <w:kern w:val="0"/>
          <w:szCs w:val="20"/>
        </w:rPr>
        <w:t xml:space="preserve"> </w:t>
      </w:r>
      <w:r>
        <w:rPr>
          <w:rFonts w:eastAsia="黑体"/>
          <w:bCs/>
          <w:kern w:val="0"/>
          <w:szCs w:val="20"/>
        </w:rPr>
        <w:t>Natural Science  of Hainan Province</w:t>
      </w:r>
      <w:r>
        <w:rPr>
          <w:rFonts w:eastAsia="黑体" w:hint="eastAsia"/>
          <w:bCs/>
          <w:kern w:val="0"/>
          <w:szCs w:val="20"/>
        </w:rPr>
        <w:t xml:space="preserve"> (No.</w:t>
      </w:r>
      <w:r>
        <w:t xml:space="preserve"> </w:t>
      </w:r>
      <w:r>
        <w:rPr>
          <w:rFonts w:eastAsia="黑体"/>
          <w:bCs/>
          <w:kern w:val="0"/>
          <w:szCs w:val="20"/>
        </w:rPr>
        <w:t>519QN184</w:t>
      </w:r>
      <w:r>
        <w:rPr>
          <w:rFonts w:eastAsia="黑体" w:hint="eastAsia"/>
          <w:bCs/>
          <w:kern w:val="0"/>
          <w:szCs w:val="20"/>
        </w:rPr>
        <w:t>)</w:t>
      </w:r>
      <w:r>
        <w:rPr>
          <w:rFonts w:eastAsia="黑体"/>
          <w:bCs/>
          <w:kern w:val="0"/>
          <w:szCs w:val="20"/>
        </w:rPr>
        <w:t xml:space="preserve"> </w:t>
      </w:r>
    </w:p>
    <w:p w14:paraId="61163C6A" w14:textId="77777777" w:rsidR="00C64CD2" w:rsidRDefault="00C64CD2" w:rsidP="00C64CD2">
      <w:pPr>
        <w:spacing w:line="480" w:lineRule="auto"/>
        <w:rPr>
          <w:rFonts w:eastAsia="宋体"/>
        </w:rPr>
      </w:pPr>
    </w:p>
    <w:p w14:paraId="4C2DDF01" w14:textId="77777777" w:rsidR="00166A09" w:rsidRDefault="00166A09"/>
    <w:sectPr w:rsidR="00166A09">
      <w:headerReference w:type="even" r:id="rId33"/>
      <w:headerReference w:type="default" r:id="rId34"/>
      <w:headerReference w:type="first" r:id="rId35"/>
      <w:footerReference w:type="first" r:id="rId36"/>
      <w:type w:val="continuous"/>
      <w:pgSz w:w="11907" w:h="16216"/>
      <w:pgMar w:top="907" w:right="1134" w:bottom="907" w:left="1134" w:header="680" w:footer="567" w:gutter="0"/>
      <w:cols w:space="720"/>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赵志文" w:date="2021-09-12T18:05:00Z" w:initials="赵志文">
    <w:p w14:paraId="2D1895D6" w14:textId="77777777" w:rsidR="00C64CD2" w:rsidRDefault="00C64CD2" w:rsidP="00C64CD2">
      <w:pPr>
        <w:pStyle w:val="a3"/>
      </w:pPr>
      <w:r>
        <w:rPr>
          <w:rFonts w:hint="eastAsia"/>
        </w:rPr>
        <w:t>目标</w:t>
      </w:r>
    </w:p>
  </w:comment>
  <w:comment w:id="71" w:author="赵志文" w:date="2021-09-12T18:05:00Z" w:initials="赵志文">
    <w:p w14:paraId="2338F8BA" w14:textId="77777777" w:rsidR="00C64CD2" w:rsidRDefault="00C64CD2" w:rsidP="00C64CD2">
      <w:pPr>
        <w:pStyle w:val="a3"/>
      </w:pPr>
      <w:r>
        <w:rPr>
          <w:rFonts w:hint="eastAsia"/>
        </w:rPr>
        <w:t>方法，数据，分析</w:t>
      </w:r>
    </w:p>
  </w:comment>
  <w:comment w:id="150" w:author="赵志文" w:date="2021-09-12T18:06:00Z" w:initials="赵志文">
    <w:p w14:paraId="5BAAC412" w14:textId="77777777" w:rsidR="00C64CD2" w:rsidRDefault="00C64CD2" w:rsidP="00C64CD2">
      <w:pPr>
        <w:pStyle w:val="a3"/>
      </w:pPr>
      <w:r>
        <w:rPr>
          <w:rFonts w:hint="eastAsia"/>
        </w:rPr>
        <w:t>研究结果</w:t>
      </w:r>
    </w:p>
  </w:comment>
  <w:comment w:id="166" w:author="赵志文" w:date="2021-09-12T18:07:00Z" w:initials="赵志文">
    <w:p w14:paraId="4130D1D6" w14:textId="77777777" w:rsidR="00C64CD2" w:rsidRDefault="00C64CD2" w:rsidP="00C64CD2">
      <w:pPr>
        <w:pStyle w:val="a3"/>
      </w:pPr>
      <w:r>
        <w:rPr>
          <w:rFonts w:hint="eastAsia"/>
        </w:rPr>
        <w:t>研究结论</w:t>
      </w:r>
    </w:p>
  </w:comment>
  <w:comment w:id="248" w:author="shi minan" w:date="2021-09-14T12:06:00Z" w:initials="sm">
    <w:p w14:paraId="1DA15F36" w14:textId="5B523FDA" w:rsidR="008F695C" w:rsidRPr="008F695C" w:rsidRDefault="008F695C">
      <w:pPr>
        <w:pStyle w:val="a3"/>
        <w:rPr>
          <w:rFonts w:hint="eastAsia"/>
        </w:rPr>
      </w:pPr>
      <w:r>
        <w:rPr>
          <w:rStyle w:val="ad"/>
        </w:rPr>
        <w:annotationRef/>
      </w:r>
      <w:r>
        <w:rPr>
          <w:rStyle w:val="ad"/>
        </w:rPr>
        <w:annotationRef/>
      </w:r>
      <w:r>
        <w:rPr>
          <w:rFonts w:hint="eastAsia"/>
        </w:rPr>
        <w:t>下文中没有出现与</w:t>
      </w:r>
      <w:r>
        <w:rPr>
          <w:rFonts w:hint="eastAsia"/>
        </w:rPr>
        <w:t>GF</w:t>
      </w:r>
      <w:r>
        <w:t>-1</w:t>
      </w:r>
      <w:r>
        <w:rPr>
          <w:rFonts w:hint="eastAsia"/>
        </w:rPr>
        <w:t>相关内容，因此这里直接删去</w:t>
      </w:r>
    </w:p>
  </w:comment>
  <w:comment w:id="520" w:author="shi minan" w:date="2021-09-09T19:19:00Z" w:initials="sm">
    <w:p w14:paraId="08EEDCC8" w14:textId="77777777" w:rsidR="00C64CD2" w:rsidRDefault="00C64CD2" w:rsidP="00C64CD2">
      <w:pPr>
        <w:pStyle w:val="a3"/>
      </w:pPr>
      <w:r>
        <w:rPr>
          <w:rFonts w:hint="eastAsia"/>
        </w:rPr>
        <w:t>表格标题、内容应放在同一页</w:t>
      </w:r>
    </w:p>
  </w:comment>
  <w:comment w:id="742" w:author="shi minan" w:date="2021-09-09T19:23:00Z" w:initials="sm">
    <w:p w14:paraId="4E98968F" w14:textId="77777777" w:rsidR="00C64CD2" w:rsidRDefault="00C64CD2" w:rsidP="00C64CD2">
      <w:pPr>
        <w:pStyle w:val="a3"/>
      </w:pPr>
      <w:r>
        <w:rPr>
          <w:rFonts w:hint="eastAsia"/>
        </w:rPr>
        <w:t>图表标题、内容应放在同一页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1895D6" w15:done="0"/>
  <w15:commentEx w15:paraId="2338F8BA" w15:done="0"/>
  <w15:commentEx w15:paraId="5BAAC412" w15:done="0"/>
  <w15:commentEx w15:paraId="4130D1D6" w15:done="0"/>
  <w15:commentEx w15:paraId="1DA15F36" w15:done="0"/>
  <w15:commentEx w15:paraId="08EEDCC8" w15:done="0"/>
  <w15:commentEx w15:paraId="4E98968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B0EAB" w16cex:dateUtc="2021-09-14T04: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1895D6" w16cid:durableId="00000001"/>
  <w16cid:commentId w16cid:paraId="2338F8BA" w16cid:durableId="00000002"/>
  <w16cid:commentId w16cid:paraId="5BAAC412" w16cid:durableId="00000003"/>
  <w16cid:commentId w16cid:paraId="4130D1D6" w16cid:durableId="00000004"/>
  <w16cid:commentId w16cid:paraId="1DA15F36" w16cid:durableId="24EB0EAB"/>
  <w16cid:commentId w16cid:paraId="08EEDCC8" w16cid:durableId="00000005"/>
  <w16cid:commentId w16cid:paraId="4E98968F" w16cid:durableId="000000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73C9A9" w14:textId="77777777" w:rsidR="00E46C39" w:rsidRDefault="00E46C39">
      <w:pPr>
        <w:spacing w:line="240" w:lineRule="auto"/>
      </w:pPr>
      <w:r>
        <w:separator/>
      </w:r>
    </w:p>
  </w:endnote>
  <w:endnote w:type="continuationSeparator" w:id="0">
    <w:p w14:paraId="550CE3AF" w14:textId="77777777" w:rsidR="00E46C39" w:rsidRDefault="00E46C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方正书宋简体">
    <w:altName w:val="微软雅黑"/>
    <w:charset w:val="86"/>
    <w:family w:val="auto"/>
    <w:pitch w:val="default"/>
    <w:sig w:usb0="00000001" w:usb1="080E0000" w:usb2="00000010" w:usb3="00000000" w:csb0="00040000" w:csb1="00000000"/>
  </w:font>
  <w:font w:name="方正黑体简体">
    <w:altName w:val="微软雅黑"/>
    <w:charset w:val="86"/>
    <w:family w:val="auto"/>
    <w:pitch w:val="default"/>
    <w:sig w:usb0="00000000" w:usb1="00000000" w:usb2="0000000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auto"/>
    <w:pitch w:val="default"/>
    <w:sig w:usb0="00000001" w:usb1="080E0000" w:usb2="00000000" w:usb3="00000000" w:csb0="0004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3074B" w14:textId="77777777" w:rsidR="00307F76" w:rsidRDefault="00E97757">
    <w:pPr>
      <w:pStyle w:val="a5"/>
      <w:framePr w:wrap="around" w:vAnchor="text" w:hAnchor="margin" w:xAlign="center" w:y="1"/>
      <w:rPr>
        <w:rStyle w:val="ab"/>
      </w:rPr>
    </w:pPr>
    <w:r>
      <w:rPr>
        <w:rStyle w:val="ab"/>
      </w:rPr>
      <w:fldChar w:fldCharType="begin"/>
    </w:r>
    <w:r>
      <w:rPr>
        <w:rStyle w:val="ab"/>
      </w:rPr>
      <w:instrText xml:space="preserve">PAGE  </w:instrText>
    </w:r>
    <w:r>
      <w:rPr>
        <w:rStyle w:val="ab"/>
      </w:rPr>
      <w:fldChar w:fldCharType="separate"/>
    </w:r>
    <w:r>
      <w:rPr>
        <w:rStyle w:val="ab"/>
        <w:noProof/>
      </w:rPr>
      <w:t>10</w:t>
    </w:r>
    <w:r>
      <w:rPr>
        <w:rStyle w:val="ab"/>
      </w:rPr>
      <w:fldChar w:fldCharType="end"/>
    </w:r>
  </w:p>
  <w:p w14:paraId="5C9BA9A7" w14:textId="77777777" w:rsidR="00307F76" w:rsidRDefault="00E46C3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2D51B" w14:textId="77777777" w:rsidR="00307F76" w:rsidRDefault="00E97757">
    <w:pPr>
      <w:pStyle w:val="a5"/>
      <w:framePr w:wrap="around" w:vAnchor="text" w:hAnchor="margin" w:xAlign="center" w:y="1"/>
      <w:rPr>
        <w:rStyle w:val="ab"/>
      </w:rPr>
    </w:pPr>
    <w:r>
      <w:rPr>
        <w:rStyle w:val="ab"/>
      </w:rPr>
      <w:fldChar w:fldCharType="begin"/>
    </w:r>
    <w:r>
      <w:rPr>
        <w:rStyle w:val="ab"/>
      </w:rPr>
      <w:instrText xml:space="preserve">PAGE  </w:instrText>
    </w:r>
    <w:r>
      <w:rPr>
        <w:rStyle w:val="ab"/>
      </w:rPr>
      <w:fldChar w:fldCharType="separate"/>
    </w:r>
    <w:r>
      <w:rPr>
        <w:rStyle w:val="ab"/>
        <w:noProof/>
      </w:rPr>
      <w:t>19</w:t>
    </w:r>
    <w:r>
      <w:rPr>
        <w:rStyle w:val="ab"/>
      </w:rPr>
      <w:fldChar w:fldCharType="end"/>
    </w:r>
  </w:p>
  <w:p w14:paraId="29163A83" w14:textId="77777777" w:rsidR="00307F76" w:rsidRDefault="00E46C39">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87C72" w14:textId="77777777" w:rsidR="00307F76" w:rsidRDefault="00E97757">
    <w:pPr>
      <w:pStyle w:val="a9"/>
      <w:tabs>
        <w:tab w:val="left" w:pos="3420"/>
      </w:tabs>
      <w:spacing w:after="120"/>
      <w:rPr>
        <w:u w:val="single"/>
        <w:lang w:val="en-GB"/>
      </w:rPr>
    </w:pPr>
    <w:r>
      <w:rPr>
        <w:u w:val="single"/>
        <w:lang w:val="en-GB"/>
      </w:rPr>
      <w:t xml:space="preserve">                                    </w:t>
    </w:r>
  </w:p>
  <w:p w14:paraId="1CFAEDEB" w14:textId="77777777" w:rsidR="00307F76" w:rsidRDefault="00E97757">
    <w:pPr>
      <w:spacing w:line="269" w:lineRule="auto"/>
      <w:ind w:firstLine="295"/>
      <w:rPr>
        <w:rFonts w:hAnsi="宋体"/>
        <w:sz w:val="15"/>
        <w:szCs w:val="18"/>
      </w:rPr>
    </w:pPr>
    <w:r>
      <w:rPr>
        <w:rFonts w:eastAsia="黑体" w:hAnsi="宋体" w:hint="eastAsia"/>
        <w:sz w:val="15"/>
        <w:szCs w:val="18"/>
      </w:rPr>
      <w:t>收稿日期</w:t>
    </w:r>
    <w:r>
      <w:rPr>
        <w:rFonts w:hAnsi="宋体" w:hint="eastAsia"/>
        <w:b/>
        <w:bCs/>
        <w:sz w:val="15"/>
        <w:szCs w:val="18"/>
      </w:rPr>
      <w:t>:</w:t>
    </w:r>
    <w:r>
      <w:rPr>
        <w:rFonts w:hAnsi="宋体" w:hint="eastAsia"/>
        <w:sz w:val="15"/>
        <w:szCs w:val="18"/>
      </w:rPr>
      <w:t xml:space="preserve"> 20</w:t>
    </w:r>
    <w:r>
      <w:rPr>
        <w:rFonts w:hAnsi="宋体"/>
        <w:sz w:val="15"/>
        <w:szCs w:val="18"/>
      </w:rPr>
      <w:t>21</w:t>
    </w:r>
    <w:r>
      <w:rPr>
        <w:rFonts w:hAnsi="宋体" w:hint="eastAsia"/>
        <w:sz w:val="15"/>
        <w:szCs w:val="18"/>
      </w:rPr>
      <w:t>-</w:t>
    </w:r>
    <w:r>
      <w:rPr>
        <w:rFonts w:hAnsi="宋体"/>
        <w:sz w:val="15"/>
        <w:szCs w:val="18"/>
      </w:rPr>
      <w:t>**</w:t>
    </w:r>
    <w:r>
      <w:rPr>
        <w:rFonts w:hAnsi="宋体" w:hint="eastAsia"/>
        <w:sz w:val="15"/>
        <w:szCs w:val="18"/>
      </w:rPr>
      <w:t>-</w:t>
    </w:r>
    <w:r>
      <w:rPr>
        <w:rFonts w:hAnsi="宋体"/>
        <w:sz w:val="15"/>
        <w:szCs w:val="18"/>
      </w:rPr>
      <w:t>**</w:t>
    </w:r>
    <w:r>
      <w:rPr>
        <w:rFonts w:hAnsi="宋体" w:hint="eastAsia"/>
        <w:sz w:val="15"/>
        <w:szCs w:val="18"/>
      </w:rPr>
      <w:t xml:space="preserve">; </w:t>
    </w:r>
    <w:r>
      <w:rPr>
        <w:rFonts w:eastAsia="黑体" w:hAnsi="宋体" w:hint="eastAsia"/>
        <w:sz w:val="15"/>
        <w:szCs w:val="18"/>
      </w:rPr>
      <w:t>修订日期</w:t>
    </w:r>
    <w:r>
      <w:rPr>
        <w:rFonts w:hAnsi="宋体" w:hint="eastAsia"/>
        <w:b/>
        <w:bCs/>
        <w:sz w:val="15"/>
        <w:szCs w:val="18"/>
      </w:rPr>
      <w:t>:</w:t>
    </w:r>
    <w:r>
      <w:rPr>
        <w:rFonts w:hAnsi="宋体" w:hint="eastAsia"/>
        <w:sz w:val="15"/>
        <w:szCs w:val="18"/>
      </w:rPr>
      <w:t xml:space="preserve"> 20</w:t>
    </w:r>
    <w:r>
      <w:rPr>
        <w:rFonts w:hAnsi="宋体"/>
        <w:sz w:val="15"/>
        <w:szCs w:val="18"/>
      </w:rPr>
      <w:t>21</w:t>
    </w:r>
    <w:r>
      <w:rPr>
        <w:rFonts w:hAnsi="宋体" w:hint="eastAsia"/>
        <w:sz w:val="15"/>
        <w:szCs w:val="18"/>
      </w:rPr>
      <w:t>-</w:t>
    </w:r>
    <w:r>
      <w:rPr>
        <w:rFonts w:hAnsi="宋体"/>
        <w:sz w:val="15"/>
        <w:szCs w:val="18"/>
      </w:rPr>
      <w:t>**</w:t>
    </w:r>
    <w:r>
      <w:rPr>
        <w:rFonts w:hAnsi="宋体" w:hint="eastAsia"/>
        <w:sz w:val="15"/>
        <w:szCs w:val="18"/>
      </w:rPr>
      <w:t>-</w:t>
    </w:r>
    <w:r>
      <w:rPr>
        <w:rFonts w:hAnsi="宋体"/>
        <w:sz w:val="15"/>
        <w:szCs w:val="18"/>
      </w:rPr>
      <w:t>**</w:t>
    </w:r>
  </w:p>
  <w:p w14:paraId="6186154E" w14:textId="77777777" w:rsidR="00307F76" w:rsidRDefault="00E97757">
    <w:pPr>
      <w:spacing w:line="269" w:lineRule="auto"/>
      <w:ind w:firstLine="295"/>
      <w:rPr>
        <w:rFonts w:hAnsi="宋体"/>
        <w:sz w:val="15"/>
        <w:szCs w:val="18"/>
      </w:rPr>
    </w:pPr>
    <w:r>
      <w:rPr>
        <w:rFonts w:eastAsia="黑体" w:hAnsi="宋体" w:hint="eastAsia"/>
        <w:sz w:val="15"/>
        <w:szCs w:val="18"/>
      </w:rPr>
      <w:t>基金项目</w:t>
    </w:r>
    <w:r>
      <w:rPr>
        <w:rFonts w:hAnsi="宋体" w:hint="eastAsia"/>
        <w:b/>
        <w:bCs/>
        <w:sz w:val="15"/>
        <w:szCs w:val="18"/>
      </w:rPr>
      <w:t>:</w:t>
    </w:r>
    <w:r>
      <w:rPr>
        <w:rFonts w:hAnsi="宋体" w:hint="eastAsia"/>
        <w:sz w:val="4"/>
        <w:szCs w:val="18"/>
      </w:rPr>
      <w:t xml:space="preserve"> </w:t>
    </w:r>
    <w:r>
      <w:rPr>
        <w:rFonts w:ascii="宋体" w:eastAsia="宋体" w:hAnsi="宋体" w:hint="eastAsia"/>
        <w:sz w:val="15"/>
        <w:szCs w:val="15"/>
      </w:rPr>
      <w:t>海南省自然科学基金项目</w:t>
    </w:r>
    <w:r>
      <w:rPr>
        <w:rFonts w:eastAsia="宋体" w:hint="eastAsia"/>
        <w:sz w:val="15"/>
        <w:szCs w:val="15"/>
      </w:rPr>
      <w:t>(</w:t>
    </w:r>
    <w:r>
      <w:rPr>
        <w:rFonts w:eastAsia="宋体" w:hint="eastAsia"/>
        <w:sz w:val="15"/>
        <w:szCs w:val="15"/>
      </w:rPr>
      <w:t>编号</w:t>
    </w:r>
    <w:r>
      <w:rPr>
        <w:rFonts w:eastAsia="宋体" w:hint="eastAsia"/>
        <w:sz w:val="15"/>
        <w:szCs w:val="15"/>
      </w:rPr>
      <w:t xml:space="preserve">: </w:t>
    </w:r>
    <w:r>
      <w:rPr>
        <w:rFonts w:eastAsia="宋体"/>
        <w:sz w:val="15"/>
        <w:szCs w:val="15"/>
      </w:rPr>
      <w:tab/>
      <w:t>519Q</w:t>
    </w:r>
    <w:r>
      <w:rPr>
        <w:rFonts w:ascii="宋体" w:eastAsia="宋体" w:hAnsi="宋体"/>
        <w:sz w:val="15"/>
        <w:szCs w:val="15"/>
      </w:rPr>
      <w:t>N184</w:t>
    </w:r>
    <w:r>
      <w:rPr>
        <w:rFonts w:ascii="宋体" w:eastAsia="宋体" w:hAnsi="宋体" w:hint="eastAsia"/>
        <w:sz w:val="15"/>
        <w:szCs w:val="15"/>
      </w:rPr>
      <w:t>), 海南省教育厅高等学校科学研究项目(编号:</w:t>
    </w:r>
    <w:r>
      <w:rPr>
        <w:rFonts w:ascii="宋体" w:eastAsia="宋体" w:hAnsi="宋体"/>
        <w:sz w:val="15"/>
        <w:szCs w:val="15"/>
      </w:rPr>
      <w:t>Hnky2018-3</w:t>
    </w:r>
    <w:r>
      <w:rPr>
        <w:rFonts w:ascii="宋体" w:eastAsia="宋体" w:hAnsi="宋体" w:hint="eastAsia"/>
        <w:sz w:val="15"/>
        <w:szCs w:val="15"/>
      </w:rPr>
      <w:t>)</w:t>
    </w:r>
    <w:r>
      <w:rPr>
        <w:rFonts w:ascii="宋体" w:eastAsia="宋体" w:hAnsi="宋体"/>
        <w:sz w:val="15"/>
        <w:szCs w:val="15"/>
      </w:rPr>
      <w:t>.</w:t>
    </w:r>
  </w:p>
  <w:p w14:paraId="6FEC2F5E" w14:textId="77777777" w:rsidR="00307F76" w:rsidRDefault="00E97757">
    <w:pPr>
      <w:spacing w:after="260" w:line="269" w:lineRule="auto"/>
      <w:ind w:firstLine="295"/>
      <w:rPr>
        <w:rFonts w:ascii="Arial" w:hAnsi="Arial" w:cs="Arial"/>
        <w:sz w:val="2"/>
      </w:rPr>
    </w:pPr>
    <w:r>
      <w:rPr>
        <w:rFonts w:eastAsia="黑体" w:hAnsi="宋体"/>
        <w:sz w:val="15"/>
        <w:szCs w:val="18"/>
      </w:rPr>
      <w:t>第一作者简介</w:t>
    </w:r>
    <w:r>
      <w:rPr>
        <w:rFonts w:hAnsi="宋体" w:hint="eastAsia"/>
        <w:b/>
        <w:bCs/>
        <w:sz w:val="15"/>
        <w:szCs w:val="18"/>
      </w:rPr>
      <w:t>:</w:t>
    </w:r>
    <w:r>
      <w:rPr>
        <w:rFonts w:hAnsi="宋体" w:hint="eastAsia"/>
        <w:sz w:val="15"/>
        <w:szCs w:val="18"/>
      </w:rPr>
      <w:t xml:space="preserve"> </w:t>
    </w:r>
    <w:r>
      <w:rPr>
        <w:rFonts w:ascii="宋体" w:eastAsia="宋体" w:hAnsi="宋体" w:hint="eastAsia"/>
        <w:spacing w:val="-2"/>
        <w:sz w:val="15"/>
        <w:szCs w:val="15"/>
      </w:rPr>
      <w:t>XXXXX</w:t>
    </w:r>
  </w:p>
  <w:p w14:paraId="52E227C7" w14:textId="77777777" w:rsidR="00307F76" w:rsidRDefault="00E46C39">
    <w:pPr>
      <w:pStyle w:val="a5"/>
      <w:rPr>
        <w:lang w:val="en-GB"/>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96768" w14:textId="77777777" w:rsidR="00307F76" w:rsidRDefault="00E46C39">
    <w:pPr>
      <w:wordWrap w:val="0"/>
      <w:spacing w:after="400"/>
      <w:ind w:firstLine="0"/>
      <w:jc w:val="right"/>
      <w:rPr>
        <w:rFonts w:ascii="Arial" w:hAnsi="Arial" w:cs="Arial"/>
        <w:sz w:val="2"/>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7EE03" w14:textId="77777777" w:rsidR="00E46C39" w:rsidRDefault="00E46C39">
      <w:pPr>
        <w:spacing w:line="240" w:lineRule="auto"/>
      </w:pPr>
      <w:r>
        <w:separator/>
      </w:r>
    </w:p>
  </w:footnote>
  <w:footnote w:type="continuationSeparator" w:id="0">
    <w:p w14:paraId="7D1B152B" w14:textId="77777777" w:rsidR="00E46C39" w:rsidRDefault="00E46C3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4C4BD" w14:textId="77777777" w:rsidR="00307F76" w:rsidRDefault="00E97757">
    <w:pPr>
      <w:pStyle w:val="a7"/>
      <w:pBdr>
        <w:bottom w:val="single" w:sz="2" w:space="1" w:color="auto"/>
      </w:pBdr>
      <w:tabs>
        <w:tab w:val="clear" w:pos="4153"/>
        <w:tab w:val="clear" w:pos="8306"/>
        <w:tab w:val="center" w:pos="4854"/>
        <w:tab w:val="right" w:pos="9534"/>
      </w:tabs>
      <w:spacing w:before="140" w:line="264" w:lineRule="auto"/>
      <w:ind w:firstLine="113"/>
      <w:jc w:val="both"/>
      <w:rPr>
        <w:rStyle w:val="ab"/>
        <w:sz w:val="17"/>
      </w:rPr>
    </w:pPr>
    <w:r>
      <w:rPr>
        <w:rStyle w:val="ab"/>
        <w:sz w:val="17"/>
      </w:rPr>
      <w:fldChar w:fldCharType="begin"/>
    </w:r>
    <w:r>
      <w:rPr>
        <w:rStyle w:val="ab"/>
        <w:sz w:val="17"/>
      </w:rPr>
      <w:instrText xml:space="preserve">PAGE  </w:instrText>
    </w:r>
    <w:r>
      <w:rPr>
        <w:rStyle w:val="ab"/>
        <w:sz w:val="17"/>
      </w:rPr>
      <w:fldChar w:fldCharType="separate"/>
    </w:r>
    <w:r>
      <w:rPr>
        <w:rStyle w:val="ab"/>
        <w:noProof/>
        <w:sz w:val="17"/>
      </w:rPr>
      <w:t>10</w:t>
    </w:r>
    <w:r>
      <w:rPr>
        <w:rStyle w:val="ab"/>
        <w:sz w:val="17"/>
      </w:rPr>
      <w:fldChar w:fldCharType="end"/>
    </w:r>
    <w:r>
      <w:rPr>
        <w:sz w:val="17"/>
        <w:lang w:val="en-GB"/>
      </w:rPr>
      <w:tab/>
    </w:r>
    <w:r>
      <w:rPr>
        <w:sz w:val="17"/>
        <w:lang w:val="en-GB"/>
      </w:rPr>
      <w:tab/>
    </w:r>
  </w:p>
  <w:p w14:paraId="538C69DD" w14:textId="77777777" w:rsidR="00307F76" w:rsidRDefault="00E46C39">
    <w:pPr>
      <w:rPr>
        <w:sz w:val="4"/>
      </w:rPr>
    </w:pPr>
  </w:p>
  <w:p w14:paraId="4CC63001" w14:textId="77777777" w:rsidR="00307F76" w:rsidRDefault="00E46C39">
    <w:pPr>
      <w:rPr>
        <w:sz w:val="1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24772" w14:textId="77777777" w:rsidR="00307F76" w:rsidRDefault="00E97757">
    <w:pPr>
      <w:pStyle w:val="a7"/>
      <w:pBdr>
        <w:bottom w:val="single" w:sz="2" w:space="1" w:color="auto"/>
      </w:pBdr>
      <w:tabs>
        <w:tab w:val="clear" w:pos="4153"/>
        <w:tab w:val="clear" w:pos="8306"/>
        <w:tab w:val="center" w:pos="4854"/>
        <w:tab w:val="right" w:pos="9534"/>
      </w:tabs>
      <w:spacing w:before="140" w:line="264" w:lineRule="auto"/>
      <w:ind w:firstLine="113"/>
      <w:jc w:val="both"/>
      <w:rPr>
        <w:sz w:val="4"/>
      </w:rPr>
    </w:pPr>
    <w:r>
      <w:rPr>
        <w:lang w:val="en-GB"/>
      </w:rPr>
      <w:tab/>
    </w:r>
    <w:r>
      <w:rPr>
        <w:spacing w:val="0"/>
        <w:sz w:val="17"/>
        <w:lang w:val="en-GB"/>
      </w:rPr>
      <w:t>Journal of Remote Sensing</w:t>
    </w:r>
    <w:r>
      <w:rPr>
        <w:sz w:val="17"/>
        <w:lang w:val="en-GB"/>
      </w:rPr>
      <w:t xml:space="preserve">  </w:t>
    </w:r>
    <w:r>
      <w:rPr>
        <w:rFonts w:eastAsia="楷体_GB2312" w:hint="eastAsia"/>
        <w:sz w:val="17"/>
        <w:lang w:val="en-GB"/>
      </w:rPr>
      <w:t>遥感学报</w:t>
    </w:r>
    <w:r>
      <w:rPr>
        <w:sz w:val="17"/>
        <w:lang w:val="en-GB"/>
      </w:rPr>
      <w:t xml:space="preserve">  2021, </w:t>
    </w:r>
    <w:r>
      <w:rPr>
        <w:rFonts w:hint="eastAsia"/>
        <w:sz w:val="17"/>
        <w:lang w:val="en-GB"/>
      </w:rPr>
      <w:t>**</w:t>
    </w:r>
    <w:r>
      <w:rPr>
        <w:sz w:val="17"/>
        <w:lang w:val="en-GB"/>
      </w:rPr>
      <w:t>(</w:t>
    </w:r>
    <w:r>
      <w:rPr>
        <w:rFonts w:hint="eastAsia"/>
        <w:sz w:val="17"/>
        <w:lang w:val="en-GB"/>
      </w:rPr>
      <w:t>*</w:t>
    </w:r>
    <w:r>
      <w:rPr>
        <w:sz w:val="17"/>
        <w:lang w:val="en-GB"/>
      </w:rPr>
      <w:t>)</w:t>
    </w:r>
    <w:r>
      <w:rPr>
        <w:rFonts w:hint="eastAsia"/>
      </w:rPr>
      <w:tab/>
    </w:r>
    <w:r>
      <w:rPr>
        <w:rStyle w:val="ab"/>
        <w:sz w:val="17"/>
      </w:rPr>
      <w:fldChar w:fldCharType="begin"/>
    </w:r>
    <w:r>
      <w:rPr>
        <w:rStyle w:val="ab"/>
        <w:sz w:val="17"/>
      </w:rPr>
      <w:instrText xml:space="preserve">PAGE  </w:instrText>
    </w:r>
    <w:r>
      <w:rPr>
        <w:rStyle w:val="ab"/>
        <w:sz w:val="17"/>
      </w:rPr>
      <w:fldChar w:fldCharType="separate"/>
    </w:r>
    <w:r>
      <w:rPr>
        <w:rStyle w:val="ab"/>
        <w:noProof/>
        <w:sz w:val="17"/>
      </w:rPr>
      <w:t>17</w:t>
    </w:r>
    <w:r>
      <w:rPr>
        <w:rStyle w:val="ab"/>
        <w:sz w:val="17"/>
      </w:rPr>
      <w:fldChar w:fldCharType="end"/>
    </w:r>
  </w:p>
  <w:p w14:paraId="5D4BC052" w14:textId="77777777" w:rsidR="00307F76" w:rsidRDefault="00E46C39">
    <w:pPr>
      <w:rPr>
        <w:sz w:val="4"/>
      </w:rPr>
    </w:pPr>
  </w:p>
  <w:p w14:paraId="3E1DF6CF" w14:textId="77777777" w:rsidR="00307F76" w:rsidRDefault="00E46C39">
    <w:pPr>
      <w:rPr>
        <w:sz w:val="1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590EC" w14:textId="77777777" w:rsidR="00307F76" w:rsidRDefault="00E97757">
    <w:pPr>
      <w:tabs>
        <w:tab w:val="left" w:pos="8420"/>
      </w:tabs>
      <w:rPr>
        <w:b/>
        <w:sz w:val="12"/>
      </w:rPr>
    </w:pPr>
    <w:r>
      <w:rPr>
        <w:sz w:val="12"/>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38693" w14:textId="77777777" w:rsidR="00307F76" w:rsidRDefault="00E97757">
    <w:pPr>
      <w:pStyle w:val="a7"/>
      <w:pBdr>
        <w:bottom w:val="single" w:sz="2" w:space="1" w:color="auto"/>
      </w:pBdr>
      <w:tabs>
        <w:tab w:val="clear" w:pos="4153"/>
        <w:tab w:val="clear" w:pos="8306"/>
        <w:tab w:val="center" w:pos="4854"/>
        <w:tab w:val="right" w:pos="9534"/>
      </w:tabs>
      <w:spacing w:before="240" w:line="264" w:lineRule="auto"/>
      <w:ind w:firstLine="113"/>
      <w:jc w:val="both"/>
      <w:rPr>
        <w:rStyle w:val="ab"/>
        <w:sz w:val="17"/>
      </w:rPr>
    </w:pPr>
    <w:r>
      <w:rPr>
        <w:rStyle w:val="ab"/>
        <w:sz w:val="17"/>
      </w:rPr>
      <w:fldChar w:fldCharType="begin"/>
    </w:r>
    <w:r>
      <w:rPr>
        <w:rStyle w:val="ab"/>
        <w:sz w:val="17"/>
      </w:rPr>
      <w:instrText xml:space="preserve">PAGE  </w:instrText>
    </w:r>
    <w:r>
      <w:rPr>
        <w:rStyle w:val="ab"/>
        <w:sz w:val="17"/>
      </w:rPr>
      <w:fldChar w:fldCharType="separate"/>
    </w:r>
    <w:r>
      <w:rPr>
        <w:rStyle w:val="ab"/>
        <w:sz w:val="17"/>
      </w:rPr>
      <w:t>10</w:t>
    </w:r>
    <w:r>
      <w:rPr>
        <w:rStyle w:val="ab"/>
        <w:sz w:val="17"/>
      </w:rPr>
      <w:fldChar w:fldCharType="end"/>
    </w:r>
    <w:r>
      <w:rPr>
        <w:sz w:val="17"/>
        <w:lang w:val="en-GB"/>
      </w:rPr>
      <w:tab/>
    </w:r>
    <w:r>
      <w:rPr>
        <w:rFonts w:hint="eastAsia"/>
        <w:spacing w:val="0"/>
        <w:sz w:val="17"/>
        <w:lang w:val="en-GB"/>
      </w:rPr>
      <w:t>Journal of Remote Sensing</w:t>
    </w:r>
    <w:r>
      <w:rPr>
        <w:rFonts w:hint="eastAsia"/>
        <w:sz w:val="17"/>
        <w:lang w:val="en-GB"/>
      </w:rPr>
      <w:t xml:space="preserve">  </w:t>
    </w:r>
    <w:r>
      <w:rPr>
        <w:rFonts w:eastAsia="楷体_GB2312" w:hint="eastAsia"/>
        <w:sz w:val="17"/>
        <w:lang w:val="en-GB"/>
      </w:rPr>
      <w:t>遥感学报</w:t>
    </w:r>
    <w:r>
      <w:rPr>
        <w:rFonts w:hint="eastAsia"/>
        <w:sz w:val="17"/>
        <w:lang w:val="en-GB"/>
      </w:rPr>
      <w:t xml:space="preserve">  2009, 13(2)</w:t>
    </w:r>
    <w:r>
      <w:rPr>
        <w:sz w:val="17"/>
        <w:lang w:val="en-GB"/>
      </w:rPr>
      <w:tab/>
    </w:r>
  </w:p>
  <w:p w14:paraId="095E99E3" w14:textId="77777777" w:rsidR="00307F76" w:rsidRDefault="00E46C39">
    <w:pPr>
      <w:rPr>
        <w:sz w:val="4"/>
      </w:rPr>
    </w:pPr>
  </w:p>
  <w:p w14:paraId="0D423CE9" w14:textId="77777777" w:rsidR="00307F76" w:rsidRDefault="00E46C39">
    <w:pPr>
      <w:rPr>
        <w:sz w:val="1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35E7F" w14:textId="77777777" w:rsidR="00307F76" w:rsidRDefault="00E97757">
    <w:pPr>
      <w:pStyle w:val="a7"/>
      <w:pBdr>
        <w:bottom w:val="single" w:sz="2" w:space="1" w:color="auto"/>
      </w:pBdr>
      <w:tabs>
        <w:tab w:val="clear" w:pos="4153"/>
        <w:tab w:val="clear" w:pos="8306"/>
        <w:tab w:val="center" w:pos="4854"/>
        <w:tab w:val="right" w:pos="9564"/>
      </w:tabs>
      <w:spacing w:before="20"/>
      <w:ind w:firstLine="113"/>
      <w:jc w:val="both"/>
      <w:rPr>
        <w:rStyle w:val="ab"/>
        <w:sz w:val="17"/>
      </w:rPr>
    </w:pPr>
    <w:r>
      <w:rPr>
        <w:sz w:val="17"/>
        <w:lang w:val="en-GB"/>
      </w:rPr>
      <w:tab/>
    </w:r>
    <w:r>
      <w:rPr>
        <w:rFonts w:hint="eastAsia"/>
        <w:sz w:val="17"/>
      </w:rPr>
      <w:t>魏志强等</w:t>
    </w:r>
    <w:r>
      <w:rPr>
        <w:rFonts w:hint="eastAsia"/>
        <w:sz w:val="17"/>
      </w:rPr>
      <w:t xml:space="preserve">: </w:t>
    </w:r>
    <w:r>
      <w:rPr>
        <w:rFonts w:hint="eastAsia"/>
        <w:sz w:val="17"/>
      </w:rPr>
      <w:t>密集残差点区域的解缠算法</w:t>
    </w:r>
    <w:r>
      <w:rPr>
        <w:sz w:val="17"/>
        <w:lang w:val="en-GB"/>
      </w:rPr>
      <w:tab/>
    </w:r>
    <w:r>
      <w:rPr>
        <w:rStyle w:val="ab"/>
        <w:sz w:val="17"/>
      </w:rPr>
      <w:fldChar w:fldCharType="begin"/>
    </w:r>
    <w:r>
      <w:rPr>
        <w:rStyle w:val="ab"/>
        <w:sz w:val="17"/>
      </w:rPr>
      <w:instrText xml:space="preserve">PAGE  </w:instrText>
    </w:r>
    <w:r>
      <w:rPr>
        <w:rStyle w:val="ab"/>
        <w:sz w:val="17"/>
      </w:rPr>
      <w:fldChar w:fldCharType="separate"/>
    </w:r>
    <w:r>
      <w:rPr>
        <w:rStyle w:val="ab"/>
        <w:noProof/>
        <w:sz w:val="17"/>
      </w:rPr>
      <w:t>19</w:t>
    </w:r>
    <w:r>
      <w:rPr>
        <w:rStyle w:val="ab"/>
        <w:sz w:val="17"/>
      </w:rPr>
      <w:fldChar w:fldCharType="end"/>
    </w:r>
  </w:p>
  <w:p w14:paraId="596CF8EA" w14:textId="77777777" w:rsidR="00307F76" w:rsidRDefault="00E46C39">
    <w:pPr>
      <w:rPr>
        <w:sz w:val="4"/>
      </w:rPr>
    </w:pPr>
  </w:p>
  <w:p w14:paraId="44960D7D" w14:textId="77777777" w:rsidR="00307F76" w:rsidRDefault="00E46C39">
    <w:pPr>
      <w:rPr>
        <w:sz w:val="1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CBAB9" w14:textId="77777777" w:rsidR="00307F76" w:rsidRDefault="00E97757">
    <w:pPr>
      <w:pStyle w:val="a7"/>
      <w:pBdr>
        <w:bottom w:val="single" w:sz="2" w:space="1" w:color="auto"/>
      </w:pBdr>
      <w:tabs>
        <w:tab w:val="clear" w:pos="8306"/>
        <w:tab w:val="right" w:pos="6546"/>
      </w:tabs>
      <w:spacing w:before="40"/>
      <w:ind w:firstLine="0"/>
      <w:jc w:val="both"/>
      <w:rPr>
        <w:sz w:val="17"/>
      </w:rPr>
    </w:pPr>
    <w:r>
      <w:rPr>
        <w:rFonts w:hint="eastAsia"/>
        <w:spacing w:val="2"/>
        <w:sz w:val="17"/>
      </w:rPr>
      <w:t>1007-4619 (2010) 01-0000-06</w:t>
    </w:r>
    <w:r>
      <w:rPr>
        <w:rFonts w:hint="eastAsia"/>
        <w:sz w:val="17"/>
      </w:rPr>
      <w:tab/>
    </w:r>
    <w:r>
      <w:rPr>
        <w:rFonts w:hint="eastAsia"/>
        <w:sz w:val="17"/>
      </w:rPr>
      <w:tab/>
      <w:t xml:space="preserve"> </w:t>
    </w:r>
    <w:r>
      <w:rPr>
        <w:rFonts w:hint="eastAsia"/>
        <w:sz w:val="17"/>
      </w:rPr>
      <w:tab/>
      <w:t xml:space="preserve"> </w:t>
    </w:r>
    <w:r>
      <w:rPr>
        <w:rFonts w:hint="eastAsia"/>
        <w:spacing w:val="2"/>
        <w:sz w:val="17"/>
      </w:rPr>
      <w:t>Journal of Remote Sensing</w:t>
    </w:r>
    <w:r>
      <w:rPr>
        <w:rFonts w:hint="eastAsia"/>
        <w:sz w:val="17"/>
      </w:rPr>
      <w:t xml:space="preserve">  </w:t>
    </w:r>
    <w:r>
      <w:rPr>
        <w:rFonts w:eastAsia="楷体_GB2312" w:hint="eastAsia"/>
        <w:sz w:val="17"/>
      </w:rPr>
      <w:t>遥感学报</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3D6927"/>
    <w:multiLevelType w:val="multilevel"/>
    <w:tmpl w:val="333D6927"/>
    <w:lvl w:ilvl="0">
      <w:start w:val="1"/>
      <w:numFmt w:val="lowerLetter"/>
      <w:lvlText w:val="(%1)"/>
      <w:lvlJc w:val="left"/>
      <w:pPr>
        <w:ind w:left="612" w:hanging="360"/>
      </w:pPr>
      <w:rPr>
        <w:rFonts w:hint="default"/>
      </w:rPr>
    </w:lvl>
    <w:lvl w:ilvl="1">
      <w:start w:val="1"/>
      <w:numFmt w:val="lowerLetter"/>
      <w:lvlText w:val="%2)"/>
      <w:lvlJc w:val="left"/>
      <w:pPr>
        <w:ind w:left="1092" w:hanging="420"/>
      </w:pPr>
    </w:lvl>
    <w:lvl w:ilvl="2">
      <w:start w:val="1"/>
      <w:numFmt w:val="lowerRoman"/>
      <w:lvlText w:val="%3."/>
      <w:lvlJc w:val="right"/>
      <w:pPr>
        <w:ind w:left="1512" w:hanging="420"/>
      </w:pPr>
    </w:lvl>
    <w:lvl w:ilvl="3">
      <w:start w:val="1"/>
      <w:numFmt w:val="decimal"/>
      <w:lvlText w:val="%4."/>
      <w:lvlJc w:val="left"/>
      <w:pPr>
        <w:ind w:left="1932" w:hanging="420"/>
      </w:pPr>
    </w:lvl>
    <w:lvl w:ilvl="4">
      <w:start w:val="1"/>
      <w:numFmt w:val="lowerLetter"/>
      <w:lvlText w:val="%5)"/>
      <w:lvlJc w:val="left"/>
      <w:pPr>
        <w:ind w:left="2352" w:hanging="420"/>
      </w:pPr>
    </w:lvl>
    <w:lvl w:ilvl="5">
      <w:start w:val="1"/>
      <w:numFmt w:val="lowerRoman"/>
      <w:lvlText w:val="%6."/>
      <w:lvlJc w:val="right"/>
      <w:pPr>
        <w:ind w:left="2772" w:hanging="420"/>
      </w:pPr>
    </w:lvl>
    <w:lvl w:ilvl="6">
      <w:start w:val="1"/>
      <w:numFmt w:val="decimal"/>
      <w:lvlText w:val="%7."/>
      <w:lvlJc w:val="left"/>
      <w:pPr>
        <w:ind w:left="3192" w:hanging="420"/>
      </w:pPr>
    </w:lvl>
    <w:lvl w:ilvl="7">
      <w:start w:val="1"/>
      <w:numFmt w:val="lowerLetter"/>
      <w:lvlText w:val="%8)"/>
      <w:lvlJc w:val="left"/>
      <w:pPr>
        <w:ind w:left="3612" w:hanging="420"/>
      </w:pPr>
    </w:lvl>
    <w:lvl w:ilvl="8">
      <w:start w:val="1"/>
      <w:numFmt w:val="lowerRoman"/>
      <w:lvlText w:val="%9."/>
      <w:lvlJc w:val="right"/>
      <w:pPr>
        <w:ind w:left="4032" w:hanging="420"/>
      </w:pPr>
    </w:lvl>
  </w:abstractNum>
  <w:abstractNum w:abstractNumId="1" w15:restartNumberingAfterBreak="0">
    <w:nsid w:val="65EC6C97"/>
    <w:multiLevelType w:val="multilevel"/>
    <w:tmpl w:val="3D74F2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徐 裕隆">
    <w15:presenceInfo w15:providerId="Windows Live" w15:userId="46c379c959131e5c"/>
  </w15:person>
  <w15:person w15:author="shi minan">
    <w15:presenceInfo w15:providerId="Windows Live" w15:userId="80a38424b8088f2d"/>
  </w15:person>
  <w15:person w15:author="周 强">
    <w15:presenceInfo w15:providerId="Windows Live" w15:userId="1bb5d8f476c144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trackRevision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CD2"/>
    <w:rsid w:val="00006AAD"/>
    <w:rsid w:val="00166A09"/>
    <w:rsid w:val="00300871"/>
    <w:rsid w:val="0037369F"/>
    <w:rsid w:val="004C36BC"/>
    <w:rsid w:val="00557632"/>
    <w:rsid w:val="006853AE"/>
    <w:rsid w:val="007C66B4"/>
    <w:rsid w:val="008D1454"/>
    <w:rsid w:val="008F695C"/>
    <w:rsid w:val="00AF6FE7"/>
    <w:rsid w:val="00B1528A"/>
    <w:rsid w:val="00BE1C3B"/>
    <w:rsid w:val="00C64CD2"/>
    <w:rsid w:val="00E46C39"/>
    <w:rsid w:val="00E726AD"/>
    <w:rsid w:val="00E97757"/>
    <w:rsid w:val="00F241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30CC3"/>
  <w15:chartTrackingRefBased/>
  <w15:docId w15:val="{C5B54882-7A5D-498C-9B93-790A5A32C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6AAD"/>
    <w:pPr>
      <w:widowControl w:val="0"/>
      <w:snapToGrid w:val="0"/>
      <w:spacing w:line="252" w:lineRule="auto"/>
      <w:ind w:firstLine="420"/>
      <w:jc w:val="both"/>
    </w:pPr>
    <w:rPr>
      <w:rFonts w:ascii="Times New Roman" w:eastAsia="方正书宋简体" w:hAnsi="Times New Roman" w:cs="Times New Roman"/>
      <w:spacing w:val="4"/>
      <w:sz w:val="20"/>
      <w:szCs w:val="21"/>
    </w:rPr>
  </w:style>
  <w:style w:type="paragraph" w:styleId="4">
    <w:name w:val="heading 4"/>
    <w:basedOn w:val="a"/>
    <w:next w:val="a"/>
    <w:link w:val="40"/>
    <w:qFormat/>
    <w:rsid w:val="00C64CD2"/>
    <w:pPr>
      <w:keepNext/>
      <w:spacing w:before="280" w:after="240"/>
      <w:ind w:firstLine="0"/>
      <w:jc w:val="left"/>
      <w:outlineLvl w:val="3"/>
    </w:pPr>
    <w:rPr>
      <w:bCs/>
      <w:sz w:val="28"/>
      <w:szCs w:val="16"/>
    </w:rPr>
  </w:style>
  <w:style w:type="paragraph" w:styleId="5">
    <w:name w:val="heading 5"/>
    <w:basedOn w:val="a"/>
    <w:next w:val="a"/>
    <w:link w:val="50"/>
    <w:qFormat/>
    <w:rsid w:val="00C64CD2"/>
    <w:pPr>
      <w:keepNext/>
      <w:spacing w:before="120" w:after="120"/>
      <w:ind w:firstLine="0"/>
      <w:outlineLvl w:val="4"/>
    </w:pPr>
    <w:rPr>
      <w:rFonts w:eastAsia="方正黑体简体"/>
      <w:bCs/>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rsid w:val="00C64CD2"/>
    <w:rPr>
      <w:rFonts w:ascii="Times New Roman" w:eastAsia="方正书宋简体" w:hAnsi="Times New Roman" w:cs="Times New Roman"/>
      <w:bCs/>
      <w:spacing w:val="4"/>
      <w:sz w:val="28"/>
      <w:szCs w:val="16"/>
    </w:rPr>
  </w:style>
  <w:style w:type="character" w:customStyle="1" w:styleId="50">
    <w:name w:val="标题 5 字符"/>
    <w:basedOn w:val="a0"/>
    <w:link w:val="5"/>
    <w:rsid w:val="00C64CD2"/>
    <w:rPr>
      <w:rFonts w:ascii="Times New Roman" w:eastAsia="方正黑体简体" w:hAnsi="Times New Roman" w:cs="Times New Roman"/>
      <w:bCs/>
      <w:spacing w:val="4"/>
      <w:sz w:val="20"/>
      <w:szCs w:val="18"/>
    </w:rPr>
  </w:style>
  <w:style w:type="paragraph" w:styleId="a3">
    <w:name w:val="annotation text"/>
    <w:basedOn w:val="a"/>
    <w:link w:val="a4"/>
    <w:semiHidden/>
    <w:rsid w:val="00C64CD2"/>
    <w:pPr>
      <w:snapToGrid/>
      <w:spacing w:line="240" w:lineRule="auto"/>
      <w:ind w:firstLine="0"/>
      <w:jc w:val="left"/>
    </w:pPr>
    <w:rPr>
      <w:rFonts w:eastAsia="宋体"/>
      <w:spacing w:val="0"/>
      <w:sz w:val="21"/>
      <w:szCs w:val="24"/>
    </w:rPr>
  </w:style>
  <w:style w:type="character" w:customStyle="1" w:styleId="a4">
    <w:name w:val="批注文字 字符"/>
    <w:basedOn w:val="a0"/>
    <w:link w:val="a3"/>
    <w:semiHidden/>
    <w:rsid w:val="00C64CD2"/>
    <w:rPr>
      <w:rFonts w:ascii="Times New Roman" w:eastAsia="宋体" w:hAnsi="Times New Roman" w:cs="Times New Roman"/>
      <w:szCs w:val="24"/>
    </w:rPr>
  </w:style>
  <w:style w:type="paragraph" w:styleId="a5">
    <w:name w:val="footer"/>
    <w:basedOn w:val="a"/>
    <w:link w:val="a6"/>
    <w:rsid w:val="00C64CD2"/>
    <w:pPr>
      <w:tabs>
        <w:tab w:val="center" w:pos="4153"/>
        <w:tab w:val="right" w:pos="8306"/>
      </w:tabs>
      <w:spacing w:line="240" w:lineRule="auto"/>
      <w:jc w:val="left"/>
    </w:pPr>
    <w:rPr>
      <w:sz w:val="18"/>
      <w:szCs w:val="18"/>
    </w:rPr>
  </w:style>
  <w:style w:type="character" w:customStyle="1" w:styleId="a6">
    <w:name w:val="页脚 字符"/>
    <w:basedOn w:val="a0"/>
    <w:link w:val="a5"/>
    <w:rsid w:val="00C64CD2"/>
    <w:rPr>
      <w:rFonts w:ascii="Times New Roman" w:eastAsia="方正书宋简体" w:hAnsi="Times New Roman" w:cs="Times New Roman"/>
      <w:spacing w:val="4"/>
      <w:sz w:val="18"/>
      <w:szCs w:val="18"/>
    </w:rPr>
  </w:style>
  <w:style w:type="paragraph" w:styleId="a7">
    <w:name w:val="header"/>
    <w:basedOn w:val="a"/>
    <w:link w:val="a8"/>
    <w:rsid w:val="00C64CD2"/>
    <w:pPr>
      <w:pBdr>
        <w:bottom w:val="single" w:sz="6" w:space="1" w:color="auto"/>
      </w:pBdr>
      <w:tabs>
        <w:tab w:val="center" w:pos="4153"/>
        <w:tab w:val="right" w:pos="8306"/>
      </w:tabs>
      <w:spacing w:line="240" w:lineRule="auto"/>
      <w:jc w:val="center"/>
    </w:pPr>
    <w:rPr>
      <w:sz w:val="18"/>
      <w:szCs w:val="18"/>
    </w:rPr>
  </w:style>
  <w:style w:type="character" w:customStyle="1" w:styleId="a8">
    <w:name w:val="页眉 字符"/>
    <w:basedOn w:val="a0"/>
    <w:link w:val="a7"/>
    <w:rsid w:val="00C64CD2"/>
    <w:rPr>
      <w:rFonts w:ascii="Times New Roman" w:eastAsia="方正书宋简体" w:hAnsi="Times New Roman" w:cs="Times New Roman"/>
      <w:spacing w:val="4"/>
      <w:sz w:val="18"/>
      <w:szCs w:val="18"/>
    </w:rPr>
  </w:style>
  <w:style w:type="paragraph" w:styleId="a9">
    <w:name w:val="footnote text"/>
    <w:basedOn w:val="a5"/>
    <w:link w:val="aa"/>
    <w:semiHidden/>
    <w:rsid w:val="00C64CD2"/>
    <w:pPr>
      <w:tabs>
        <w:tab w:val="clear" w:pos="4153"/>
        <w:tab w:val="clear" w:pos="8306"/>
      </w:tabs>
      <w:ind w:firstLine="0"/>
    </w:pPr>
    <w:rPr>
      <w:spacing w:val="2"/>
      <w:sz w:val="15"/>
    </w:rPr>
  </w:style>
  <w:style w:type="character" w:customStyle="1" w:styleId="aa">
    <w:name w:val="脚注文本 字符"/>
    <w:basedOn w:val="a0"/>
    <w:link w:val="a9"/>
    <w:semiHidden/>
    <w:rsid w:val="00C64CD2"/>
    <w:rPr>
      <w:rFonts w:ascii="Times New Roman" w:eastAsia="方正书宋简体" w:hAnsi="Times New Roman" w:cs="Times New Roman"/>
      <w:spacing w:val="2"/>
      <w:sz w:val="15"/>
      <w:szCs w:val="18"/>
    </w:rPr>
  </w:style>
  <w:style w:type="character" w:styleId="ab">
    <w:name w:val="page number"/>
    <w:rsid w:val="00C64CD2"/>
  </w:style>
  <w:style w:type="character" w:styleId="ac">
    <w:name w:val="Hyperlink"/>
    <w:rsid w:val="00C64CD2"/>
    <w:rPr>
      <w:color w:val="0000FF"/>
      <w:u w:val="single"/>
    </w:rPr>
  </w:style>
  <w:style w:type="character" w:styleId="ad">
    <w:name w:val="annotation reference"/>
    <w:semiHidden/>
    <w:rsid w:val="00C64CD2"/>
    <w:rPr>
      <w:sz w:val="21"/>
      <w:szCs w:val="21"/>
    </w:rPr>
  </w:style>
  <w:style w:type="paragraph" w:customStyle="1" w:styleId="1">
    <w:name w:val="样式1"/>
    <w:basedOn w:val="a"/>
    <w:rsid w:val="00C64CD2"/>
    <w:pPr>
      <w:spacing w:after="580" w:line="276" w:lineRule="auto"/>
      <w:ind w:firstLine="0"/>
      <w:jc w:val="center"/>
    </w:pPr>
    <w:rPr>
      <w:sz w:val="18"/>
    </w:rPr>
  </w:style>
  <w:style w:type="paragraph" w:customStyle="1" w:styleId="2">
    <w:name w:val="样式2"/>
    <w:basedOn w:val="a"/>
    <w:rsid w:val="00C64CD2"/>
    <w:pPr>
      <w:spacing w:after="360" w:line="259" w:lineRule="auto"/>
      <w:ind w:left="425" w:right="425" w:firstLine="0"/>
    </w:pPr>
    <w:rPr>
      <w:szCs w:val="24"/>
    </w:rPr>
  </w:style>
  <w:style w:type="paragraph" w:styleId="ae">
    <w:name w:val="List Paragraph"/>
    <w:basedOn w:val="a"/>
    <w:uiPriority w:val="34"/>
    <w:qFormat/>
    <w:rsid w:val="00C64CD2"/>
    <w:pPr>
      <w:ind w:firstLineChars="200" w:firstLine="200"/>
    </w:pPr>
  </w:style>
  <w:style w:type="character" w:styleId="af">
    <w:name w:val="line number"/>
    <w:basedOn w:val="a0"/>
    <w:uiPriority w:val="99"/>
    <w:semiHidden/>
    <w:unhideWhenUsed/>
    <w:rsid w:val="00C64CD2"/>
  </w:style>
  <w:style w:type="paragraph" w:styleId="af0">
    <w:name w:val="Revision"/>
    <w:hidden/>
    <w:uiPriority w:val="99"/>
    <w:semiHidden/>
    <w:rsid w:val="00C64CD2"/>
    <w:rPr>
      <w:rFonts w:ascii="Times New Roman" w:eastAsia="方正书宋简体" w:hAnsi="Times New Roman" w:cs="Times New Roman"/>
      <w:spacing w:val="4"/>
      <w:sz w:val="20"/>
      <w:szCs w:val="21"/>
    </w:rPr>
  </w:style>
  <w:style w:type="paragraph" w:styleId="af1">
    <w:name w:val="annotation subject"/>
    <w:basedOn w:val="a3"/>
    <w:next w:val="a3"/>
    <w:link w:val="af2"/>
    <w:uiPriority w:val="99"/>
    <w:semiHidden/>
    <w:unhideWhenUsed/>
    <w:rsid w:val="008F695C"/>
    <w:pPr>
      <w:snapToGrid w:val="0"/>
      <w:spacing w:line="252" w:lineRule="auto"/>
      <w:ind w:firstLine="420"/>
    </w:pPr>
    <w:rPr>
      <w:rFonts w:eastAsia="方正书宋简体"/>
      <w:b/>
      <w:bCs/>
      <w:spacing w:val="4"/>
      <w:sz w:val="20"/>
      <w:szCs w:val="21"/>
    </w:rPr>
  </w:style>
  <w:style w:type="character" w:customStyle="1" w:styleId="af2">
    <w:name w:val="批注主题 字符"/>
    <w:basedOn w:val="a4"/>
    <w:link w:val="af1"/>
    <w:uiPriority w:val="99"/>
    <w:semiHidden/>
    <w:rsid w:val="008F695C"/>
    <w:rPr>
      <w:rFonts w:ascii="Times New Roman" w:eastAsia="方正书宋简体" w:hAnsi="Times New Roman" w:cs="Times New Roman"/>
      <w:b/>
      <w:bCs/>
      <w:spacing w:val="4"/>
      <w:sz w:val="2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header" Target="header5.xml"/><Relationship Id="rId7" Type="http://schemas.openxmlformats.org/officeDocument/2006/relationships/comments" Target="comments.xml"/><Relationship Id="rId12" Type="http://schemas.openxmlformats.org/officeDocument/2006/relationships/footer" Target="footer1.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eader" Target="header4.xml"/><Relationship Id="rId38" Type="http://schemas.microsoft.com/office/2011/relationships/people" Target="people.xml"/><Relationship Id="rId2" Type="http://schemas.openxmlformats.org/officeDocument/2006/relationships/styles" Target="styles.xml"/><Relationship Id="rId16" Type="http://schemas.microsoft.com/office/2018/08/relationships/commentsExtensible" Target="commentsExtensible.xml"/><Relationship Id="rId20" Type="http://schemas.openxmlformats.org/officeDocument/2006/relationships/image" Target="media/image4.png"/><Relationship Id="rId29" Type="http://schemas.openxmlformats.org/officeDocument/2006/relationships/image" Target="media/image1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package" Target="embeddings/Microsoft_Visio_Drawing.vsdx"/><Relationship Id="rId35" Type="http://schemas.openxmlformats.org/officeDocument/2006/relationships/header" Target="header6.xml"/><Relationship Id="rId8" Type="http://schemas.microsoft.com/office/2011/relationships/commentsExtended" Target="commentsExtended.xm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2761</Words>
  <Characters>15738</Characters>
  <Application>Microsoft Office Word</Application>
  <DocSecurity>0</DocSecurity>
  <Lines>131</Lines>
  <Paragraphs>36</Paragraphs>
  <ScaleCrop>false</ScaleCrop>
  <Company/>
  <LinksUpToDate>false</LinksUpToDate>
  <CharactersWithSpaces>18463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 裕隆</dc:creator>
  <cp:keywords/>
  <dc:description/>
  <cp:lastModifiedBy>shi minan</cp:lastModifiedBy>
  <cp:revision>2</cp:revision>
  <dcterms:created xsi:type="dcterms:W3CDTF">2021-09-14T04:06:00Z</dcterms:created>
  <dcterms:modified xsi:type="dcterms:W3CDTF">2021-09-14T04:06:00Z</dcterms:modified>
</cp:coreProperties>
</file>